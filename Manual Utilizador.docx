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D250F" w14:textId="77777777" w:rsidR="0001246E" w:rsidRPr="008E44BE" w:rsidRDefault="0001246E" w:rsidP="0001246E">
      <w:pPr>
        <w:spacing w:line="360" w:lineRule="auto"/>
        <w:jc w:val="center"/>
        <w:rPr>
          <w:rFonts w:ascii="Calibri" w:hAnsi="Calibri"/>
          <w:b/>
          <w:sz w:val="32"/>
          <w:lang w:val="pt-PT"/>
        </w:rPr>
      </w:pPr>
      <w:bookmarkStart w:id="0" w:name="_Toc95753788"/>
      <w:bookmarkStart w:id="1" w:name="_Toc295143743"/>
    </w:p>
    <w:p w14:paraId="1418016F" w14:textId="77777777" w:rsidR="0001246E" w:rsidRPr="008E44BE" w:rsidRDefault="0001246E" w:rsidP="0001246E">
      <w:pPr>
        <w:spacing w:line="360" w:lineRule="auto"/>
        <w:jc w:val="center"/>
        <w:rPr>
          <w:rFonts w:ascii="Calibri" w:hAnsi="Calibri"/>
          <w:b/>
          <w:sz w:val="32"/>
          <w:lang w:val="pt-PT"/>
        </w:rPr>
      </w:pPr>
    </w:p>
    <w:p w14:paraId="10267BB5" w14:textId="77777777" w:rsidR="0001246E" w:rsidRPr="008E44BE" w:rsidRDefault="0001246E" w:rsidP="0001246E">
      <w:pPr>
        <w:spacing w:line="360" w:lineRule="auto"/>
        <w:jc w:val="center"/>
        <w:rPr>
          <w:rFonts w:ascii="Calibri" w:hAnsi="Calibri"/>
          <w:b/>
          <w:sz w:val="32"/>
          <w:lang w:val="pt-PT"/>
        </w:rPr>
      </w:pPr>
    </w:p>
    <w:p w14:paraId="74A4342E" w14:textId="77FBC0F5" w:rsidR="0001246E" w:rsidRPr="008E44BE" w:rsidRDefault="0001246E" w:rsidP="0001246E">
      <w:pPr>
        <w:spacing w:line="360" w:lineRule="auto"/>
        <w:jc w:val="center"/>
        <w:rPr>
          <w:rFonts w:ascii="Calibri" w:hAnsi="Calibri"/>
          <w:b/>
          <w:sz w:val="32"/>
          <w:lang w:val="pt-PT"/>
        </w:rPr>
      </w:pPr>
      <w:r w:rsidRPr="008E44BE">
        <w:rPr>
          <w:rFonts w:ascii="Calibri" w:hAnsi="Calibri"/>
          <w:b/>
          <w:sz w:val="32"/>
          <w:lang w:val="pt-PT"/>
        </w:rPr>
        <w:t>Instituto Politécnico de Coimbra</w:t>
      </w:r>
    </w:p>
    <w:p w14:paraId="5A72C5B1" w14:textId="77777777" w:rsidR="0001246E" w:rsidRPr="008E44BE" w:rsidRDefault="0001246E" w:rsidP="0001246E">
      <w:pPr>
        <w:spacing w:line="360" w:lineRule="auto"/>
        <w:jc w:val="center"/>
        <w:rPr>
          <w:rFonts w:ascii="Calibri" w:hAnsi="Calibri"/>
          <w:b/>
          <w:i/>
          <w:sz w:val="36"/>
          <w:lang w:val="pt-PT"/>
        </w:rPr>
      </w:pPr>
      <w:r w:rsidRPr="008E44BE">
        <w:rPr>
          <w:rFonts w:ascii="Calibri" w:hAnsi="Calibri"/>
          <w:b/>
          <w:i/>
          <w:sz w:val="36"/>
          <w:lang w:val="pt-PT"/>
        </w:rPr>
        <w:t>Instituto Superior de Engenharia de Coimbra</w:t>
      </w:r>
    </w:p>
    <w:p w14:paraId="0016F03F" w14:textId="77777777" w:rsidR="0001246E" w:rsidRPr="008E44BE" w:rsidRDefault="0001246E" w:rsidP="0001246E">
      <w:pPr>
        <w:spacing w:line="360" w:lineRule="auto"/>
        <w:jc w:val="center"/>
        <w:rPr>
          <w:lang w:val="pt-PT"/>
        </w:rPr>
      </w:pPr>
    </w:p>
    <w:p w14:paraId="0B0B454E" w14:textId="77777777" w:rsidR="0001246E" w:rsidRPr="008E44BE" w:rsidRDefault="0001246E" w:rsidP="0001246E">
      <w:pPr>
        <w:spacing w:line="360" w:lineRule="auto"/>
        <w:jc w:val="center"/>
        <w:rPr>
          <w:lang w:val="pt-PT"/>
        </w:rPr>
      </w:pPr>
    </w:p>
    <w:p w14:paraId="4A6E7F74" w14:textId="77777777" w:rsidR="0001246E" w:rsidRPr="008E44BE" w:rsidRDefault="0001246E" w:rsidP="0001246E">
      <w:pPr>
        <w:spacing w:line="360" w:lineRule="auto"/>
        <w:jc w:val="center"/>
        <w:rPr>
          <w:lang w:val="pt-PT"/>
        </w:rPr>
      </w:pPr>
    </w:p>
    <w:p w14:paraId="0C1C5C87" w14:textId="0ACC1F41" w:rsidR="0001246E" w:rsidRPr="008E44BE" w:rsidRDefault="008E44BE" w:rsidP="0001246E">
      <w:pPr>
        <w:spacing w:line="360" w:lineRule="auto"/>
        <w:jc w:val="center"/>
        <w:rPr>
          <w:b/>
          <w:sz w:val="40"/>
          <w:szCs w:val="40"/>
          <w:lang w:val="pt-PT"/>
        </w:rPr>
      </w:pPr>
      <w:r w:rsidRPr="008E44BE">
        <w:rPr>
          <w:b/>
          <w:sz w:val="40"/>
          <w:szCs w:val="40"/>
          <w:lang w:val="pt-PT"/>
        </w:rPr>
        <w:t>Arquiteturas Móveis</w:t>
      </w:r>
    </w:p>
    <w:p w14:paraId="37167113" w14:textId="77777777" w:rsidR="0001246E" w:rsidRPr="008E44BE" w:rsidRDefault="0001246E" w:rsidP="0001246E">
      <w:pPr>
        <w:spacing w:line="360" w:lineRule="auto"/>
        <w:jc w:val="center"/>
        <w:rPr>
          <w:lang w:val="pt-PT"/>
        </w:rPr>
      </w:pPr>
    </w:p>
    <w:p w14:paraId="72FCAB0F" w14:textId="77777777" w:rsidR="0001246E" w:rsidRPr="008E44BE" w:rsidRDefault="0001246E" w:rsidP="0001246E">
      <w:pPr>
        <w:spacing w:line="360" w:lineRule="auto"/>
        <w:jc w:val="center"/>
        <w:rPr>
          <w:lang w:val="pt-PT"/>
        </w:rPr>
      </w:pPr>
    </w:p>
    <w:p w14:paraId="623B5163" w14:textId="77777777" w:rsidR="0001246E" w:rsidRPr="008E44BE" w:rsidRDefault="0001246E" w:rsidP="0001246E">
      <w:pPr>
        <w:spacing w:line="360" w:lineRule="auto"/>
        <w:jc w:val="center"/>
        <w:rPr>
          <w:lang w:val="pt-PT"/>
        </w:rPr>
      </w:pPr>
    </w:p>
    <w:p w14:paraId="18AE3562" w14:textId="2C66D7AC" w:rsidR="0001246E" w:rsidRPr="008E44BE" w:rsidRDefault="008E44BE" w:rsidP="0001246E">
      <w:pPr>
        <w:spacing w:line="360" w:lineRule="auto"/>
        <w:jc w:val="center"/>
        <w:rPr>
          <w:rFonts w:ascii="Calibri" w:hAnsi="Calibri"/>
          <w:sz w:val="40"/>
          <w:szCs w:val="40"/>
          <w:lang w:val="pt-PT"/>
        </w:rPr>
      </w:pPr>
      <w:r w:rsidRPr="008E44BE">
        <w:rPr>
          <w:rFonts w:ascii="Calibri" w:hAnsi="Calibri"/>
          <w:sz w:val="40"/>
          <w:szCs w:val="40"/>
          <w:lang w:val="pt-PT"/>
        </w:rPr>
        <w:t>Trabalho Prático 1 – Android/</w:t>
      </w:r>
      <w:proofErr w:type="spellStart"/>
      <w:r w:rsidRPr="008E44BE">
        <w:rPr>
          <w:rFonts w:ascii="Calibri" w:hAnsi="Calibri"/>
          <w:sz w:val="40"/>
          <w:szCs w:val="40"/>
          <w:lang w:val="pt-PT"/>
        </w:rPr>
        <w:t>Kotlin</w:t>
      </w:r>
      <w:proofErr w:type="spellEnd"/>
    </w:p>
    <w:p w14:paraId="006C9CAF" w14:textId="05FD8F56" w:rsidR="008E44BE" w:rsidRPr="008E44BE" w:rsidRDefault="008E44BE" w:rsidP="0001246E">
      <w:pPr>
        <w:spacing w:line="360" w:lineRule="auto"/>
        <w:jc w:val="center"/>
        <w:rPr>
          <w:rFonts w:ascii="Calibri" w:hAnsi="Calibri"/>
          <w:sz w:val="40"/>
          <w:szCs w:val="40"/>
          <w:lang w:val="pt-PT"/>
        </w:rPr>
      </w:pPr>
      <w:r w:rsidRPr="008E44BE">
        <w:rPr>
          <w:rFonts w:ascii="Calibri" w:hAnsi="Calibri"/>
          <w:sz w:val="40"/>
          <w:szCs w:val="40"/>
          <w:lang w:val="pt-PT"/>
        </w:rPr>
        <w:t>Manual utilizador</w:t>
      </w:r>
    </w:p>
    <w:p w14:paraId="6E42B216" w14:textId="77777777" w:rsidR="0001246E" w:rsidRPr="008E44BE" w:rsidRDefault="0001246E" w:rsidP="0001246E">
      <w:pPr>
        <w:spacing w:line="360" w:lineRule="auto"/>
        <w:jc w:val="center"/>
        <w:rPr>
          <w:lang w:val="pt-PT"/>
        </w:rPr>
      </w:pPr>
    </w:p>
    <w:p w14:paraId="0FB6ECC2" w14:textId="77777777" w:rsidR="0001246E" w:rsidRPr="008E44BE" w:rsidRDefault="0001246E" w:rsidP="0001246E">
      <w:pPr>
        <w:spacing w:line="360" w:lineRule="auto"/>
        <w:jc w:val="center"/>
        <w:rPr>
          <w:lang w:val="pt-PT"/>
        </w:rPr>
      </w:pPr>
    </w:p>
    <w:p w14:paraId="77A57E34" w14:textId="77777777" w:rsidR="0001246E" w:rsidRPr="008E44BE" w:rsidRDefault="0001246E" w:rsidP="0001246E">
      <w:pPr>
        <w:spacing w:line="360" w:lineRule="auto"/>
        <w:jc w:val="center"/>
        <w:rPr>
          <w:lang w:val="pt-PT"/>
        </w:rPr>
      </w:pPr>
    </w:p>
    <w:p w14:paraId="22E785C8" w14:textId="77777777" w:rsidR="0001246E" w:rsidRPr="008E44BE" w:rsidRDefault="0001246E" w:rsidP="0001246E">
      <w:pPr>
        <w:spacing w:line="360" w:lineRule="auto"/>
        <w:jc w:val="center"/>
        <w:rPr>
          <w:lang w:val="pt-PT"/>
        </w:rPr>
      </w:pPr>
    </w:p>
    <w:p w14:paraId="27040AEC" w14:textId="7F465AF2" w:rsidR="0001246E" w:rsidRPr="008E44BE" w:rsidRDefault="0001246E" w:rsidP="0001246E">
      <w:pPr>
        <w:jc w:val="center"/>
        <w:rPr>
          <w:b/>
          <w:i/>
          <w:sz w:val="32"/>
          <w:szCs w:val="32"/>
          <w:lang w:val="pt-PT"/>
        </w:rPr>
      </w:pPr>
      <w:r w:rsidRPr="008E44BE">
        <w:rPr>
          <w:b/>
          <w:sz w:val="32"/>
          <w:szCs w:val="32"/>
          <w:lang w:val="pt-PT"/>
        </w:rPr>
        <w:t xml:space="preserve">Docente: </w:t>
      </w:r>
      <w:r w:rsidR="008E44BE" w:rsidRPr="008E44BE">
        <w:rPr>
          <w:b/>
          <w:sz w:val="32"/>
          <w:szCs w:val="32"/>
          <w:lang w:val="pt-PT"/>
        </w:rPr>
        <w:t>Álvaro Santos</w:t>
      </w:r>
    </w:p>
    <w:p w14:paraId="6123BB3A" w14:textId="77777777" w:rsidR="0001246E" w:rsidRPr="008E44BE" w:rsidRDefault="0001246E" w:rsidP="0001246E">
      <w:pPr>
        <w:spacing w:line="360" w:lineRule="auto"/>
        <w:jc w:val="center"/>
        <w:rPr>
          <w:sz w:val="32"/>
          <w:szCs w:val="32"/>
          <w:lang w:val="pt-PT"/>
        </w:rPr>
      </w:pPr>
    </w:p>
    <w:p w14:paraId="32D28274" w14:textId="2F64763E" w:rsidR="0001246E" w:rsidRPr="008E44BE" w:rsidRDefault="0001246E" w:rsidP="0001246E">
      <w:pPr>
        <w:spacing w:line="360" w:lineRule="auto"/>
        <w:jc w:val="center"/>
        <w:rPr>
          <w:lang w:val="pt-PT"/>
        </w:rPr>
      </w:pPr>
    </w:p>
    <w:p w14:paraId="3C18F7CC" w14:textId="77777777" w:rsidR="0001246E" w:rsidRPr="008E44BE" w:rsidRDefault="0001246E" w:rsidP="0001246E">
      <w:pPr>
        <w:spacing w:line="360" w:lineRule="auto"/>
        <w:jc w:val="center"/>
        <w:rPr>
          <w:lang w:val="pt-PT"/>
        </w:rPr>
      </w:pPr>
    </w:p>
    <w:p w14:paraId="50E36293" w14:textId="491BEC9A" w:rsidR="0001246E" w:rsidRPr="008E44BE" w:rsidRDefault="0001246E" w:rsidP="0001246E">
      <w:pPr>
        <w:spacing w:line="360" w:lineRule="auto"/>
        <w:jc w:val="center"/>
        <w:rPr>
          <w:lang w:val="pt-PT"/>
        </w:rPr>
      </w:pPr>
    </w:p>
    <w:p w14:paraId="69237753" w14:textId="77777777" w:rsidR="008E44BE" w:rsidRPr="008E44BE" w:rsidRDefault="008E44BE" w:rsidP="008E44BE">
      <w:pPr>
        <w:autoSpaceDE w:val="0"/>
        <w:autoSpaceDN w:val="0"/>
        <w:adjustRightInd w:val="0"/>
        <w:rPr>
          <w:color w:val="000000"/>
          <w:lang w:val="pt-PT" w:eastAsia="pt-PT"/>
        </w:rPr>
      </w:pPr>
    </w:p>
    <w:p w14:paraId="4F509EFE" w14:textId="10A5A5AA" w:rsidR="008E44BE" w:rsidRPr="008E44BE" w:rsidRDefault="008E44BE" w:rsidP="008E44BE">
      <w:pPr>
        <w:spacing w:line="360" w:lineRule="auto"/>
        <w:jc w:val="center"/>
        <w:rPr>
          <w:lang w:val="pt-PT"/>
        </w:rPr>
      </w:pPr>
      <w:r w:rsidRPr="008E44BE">
        <w:rPr>
          <w:color w:val="000000"/>
          <w:lang w:val="pt-PT" w:eastAsia="pt-PT"/>
        </w:rPr>
        <w:t xml:space="preserve"> </w:t>
      </w:r>
      <w:r w:rsidRPr="008E44BE">
        <w:rPr>
          <w:color w:val="000000"/>
          <w:sz w:val="23"/>
          <w:szCs w:val="23"/>
          <w:lang w:val="pt-PT" w:eastAsia="pt-PT"/>
        </w:rPr>
        <w:t>Marco António de Jesus Coelho – 2018012765 – LEI</w:t>
      </w:r>
    </w:p>
    <w:p w14:paraId="3E49715A" w14:textId="77777777" w:rsidR="0001246E" w:rsidRPr="008E44BE" w:rsidRDefault="0001246E" w:rsidP="0001246E">
      <w:pPr>
        <w:spacing w:line="360" w:lineRule="auto"/>
        <w:jc w:val="center"/>
        <w:rPr>
          <w:color w:val="000000"/>
          <w:sz w:val="23"/>
          <w:szCs w:val="23"/>
          <w:lang w:val="pt-PT" w:eastAsia="pt-PT"/>
        </w:rPr>
      </w:pPr>
      <w:r w:rsidRPr="008E44BE">
        <w:rPr>
          <w:color w:val="000000"/>
          <w:sz w:val="23"/>
          <w:szCs w:val="23"/>
          <w:lang w:val="pt-PT" w:eastAsia="pt-PT"/>
        </w:rPr>
        <w:t>Pedro Jorge Fernandes Morais – 2018020733 – LEI</w:t>
      </w:r>
    </w:p>
    <w:p w14:paraId="3EA5B90C" w14:textId="77777777" w:rsidR="0001246E" w:rsidRPr="008E44BE" w:rsidRDefault="0001246E" w:rsidP="0001246E">
      <w:pPr>
        <w:spacing w:line="360" w:lineRule="auto"/>
        <w:rPr>
          <w:lang w:val="pt-PT"/>
        </w:rPr>
      </w:pPr>
    </w:p>
    <w:p w14:paraId="2B4E15C1" w14:textId="77777777" w:rsidR="0001246E" w:rsidRPr="008E44BE" w:rsidRDefault="0001246E" w:rsidP="0001246E">
      <w:pPr>
        <w:spacing w:line="360" w:lineRule="auto"/>
        <w:rPr>
          <w:lang w:val="pt-PT"/>
        </w:rPr>
      </w:pPr>
    </w:p>
    <w:p w14:paraId="6DA55D0F" w14:textId="77777777" w:rsidR="0001246E" w:rsidRPr="008E44BE" w:rsidRDefault="0001246E" w:rsidP="0001246E">
      <w:pPr>
        <w:spacing w:line="360" w:lineRule="auto"/>
        <w:rPr>
          <w:lang w:val="pt-PT"/>
        </w:rPr>
      </w:pPr>
      <w:r w:rsidRPr="008E44BE">
        <w:rPr>
          <w:lang w:val="pt-PT"/>
        </w:rPr>
        <w:t xml:space="preserve"> </w:t>
      </w:r>
    </w:p>
    <w:p w14:paraId="7BF00161" w14:textId="20B91D70" w:rsidR="0001246E" w:rsidRPr="008E44BE" w:rsidRDefault="001477C4" w:rsidP="0001246E">
      <w:pPr>
        <w:spacing w:line="360" w:lineRule="auto"/>
        <w:jc w:val="center"/>
        <w:rPr>
          <w:rFonts w:ascii="Calibri" w:hAnsi="Calibri"/>
          <w:lang w:val="pt-PT"/>
        </w:rPr>
      </w:pPr>
      <w:r w:rsidRPr="008E44BE">
        <w:rPr>
          <w:rFonts w:ascii="Calibri" w:hAnsi="Calibri"/>
          <w:lang w:val="pt-PT"/>
        </w:rPr>
        <w:fldChar w:fldCharType="begin"/>
      </w:r>
      <w:r w:rsidRPr="008E44BE">
        <w:rPr>
          <w:rFonts w:ascii="Calibri" w:hAnsi="Calibri"/>
          <w:lang w:val="pt-PT"/>
        </w:rPr>
        <w:instrText xml:space="preserve"> TIME \@ "dddd, d' de 'MMMM' de 'yyyy" </w:instrText>
      </w:r>
      <w:r w:rsidRPr="008E44BE">
        <w:rPr>
          <w:rFonts w:ascii="Calibri" w:hAnsi="Calibri"/>
          <w:lang w:val="pt-PT"/>
        </w:rPr>
        <w:fldChar w:fldCharType="separate"/>
      </w:r>
      <w:r w:rsidR="00D64C19">
        <w:rPr>
          <w:rFonts w:ascii="Calibri" w:hAnsi="Calibri"/>
          <w:noProof/>
          <w:lang w:val="pt-PT"/>
        </w:rPr>
        <w:t>segunda-feira, 9 de janeiro de 2023</w:t>
      </w:r>
      <w:r w:rsidRPr="008E44BE">
        <w:rPr>
          <w:rFonts w:ascii="Calibri" w:hAnsi="Calibri"/>
          <w:lang w:val="pt-PT"/>
        </w:rPr>
        <w:fldChar w:fldCharType="end"/>
      </w:r>
    </w:p>
    <w:p w14:paraId="7F3F3A90" w14:textId="77777777" w:rsidR="00932B51" w:rsidRPr="008E44BE" w:rsidRDefault="00932B51" w:rsidP="004B0327">
      <w:pPr>
        <w:pStyle w:val="TextoCET"/>
        <w:ind w:firstLine="0"/>
        <w:rPr>
          <w:b/>
          <w:sz w:val="44"/>
          <w:szCs w:val="44"/>
        </w:rPr>
        <w:sectPr w:rsidR="00932B51" w:rsidRPr="008E44BE" w:rsidSect="00366A4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type w:val="oddPage"/>
          <w:pgSz w:w="11906" w:h="16838" w:code="9"/>
          <w:pgMar w:top="170" w:right="1134" w:bottom="720" w:left="1134" w:header="709" w:footer="709" w:gutter="0"/>
          <w:cols w:space="708"/>
          <w:titlePg/>
          <w:docGrid w:linePitch="360"/>
        </w:sectPr>
      </w:pPr>
    </w:p>
    <w:p w14:paraId="670F0EA5" w14:textId="6DCCDB22" w:rsidR="00511F0B" w:rsidRPr="008E44BE" w:rsidRDefault="00511F0B" w:rsidP="004B0327">
      <w:pPr>
        <w:pStyle w:val="TextoCET"/>
        <w:ind w:firstLine="0"/>
        <w:rPr>
          <w:b/>
          <w:sz w:val="44"/>
          <w:szCs w:val="44"/>
        </w:rPr>
      </w:pPr>
    </w:p>
    <w:p w14:paraId="67818990" w14:textId="509A1C61" w:rsidR="00621E1A" w:rsidRPr="008E44BE" w:rsidRDefault="00B66A27" w:rsidP="00377503">
      <w:pPr>
        <w:pStyle w:val="TextoCET"/>
        <w:ind w:firstLine="0"/>
        <w:rPr>
          <w:b/>
          <w:sz w:val="44"/>
          <w:szCs w:val="44"/>
        </w:rPr>
      </w:pPr>
      <w:r w:rsidRPr="008E44BE">
        <w:rPr>
          <w:b/>
          <w:sz w:val="44"/>
          <w:szCs w:val="44"/>
        </w:rPr>
        <w:t>Índice</w:t>
      </w:r>
      <w:bookmarkEnd w:id="0"/>
      <w:bookmarkEnd w:id="1"/>
    </w:p>
    <w:p w14:paraId="2C45D39B" w14:textId="1F7690C4" w:rsidR="00612507" w:rsidRDefault="009B21E5">
      <w:pPr>
        <w:pStyle w:val="ndice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/>
        </w:rPr>
      </w:pPr>
      <w:r w:rsidRPr="008E44BE">
        <w:rPr>
          <w:sz w:val="22"/>
          <w:szCs w:val="22"/>
          <w:lang w:val="pt-PT"/>
        </w:rPr>
        <w:fldChar w:fldCharType="begin"/>
      </w:r>
      <w:r w:rsidRPr="008E44BE">
        <w:rPr>
          <w:sz w:val="22"/>
          <w:szCs w:val="22"/>
          <w:lang w:val="pt-PT"/>
        </w:rPr>
        <w:instrText xml:space="preserve"> TOC \o "1-3" \h \z \u </w:instrText>
      </w:r>
      <w:r w:rsidRPr="008E44BE">
        <w:rPr>
          <w:sz w:val="22"/>
          <w:szCs w:val="22"/>
          <w:lang w:val="pt-PT"/>
        </w:rPr>
        <w:fldChar w:fldCharType="separate"/>
      </w:r>
      <w:hyperlink w:anchor="_Toc124138060" w:history="1">
        <w:r w:rsidR="00612507" w:rsidRPr="00CE15B1">
          <w:rPr>
            <w:rStyle w:val="Hiperligao"/>
            <w:noProof/>
          </w:rPr>
          <w:t>1</w:t>
        </w:r>
        <w:r w:rsidR="0061250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pt-PT" w:eastAsia="pt-PT"/>
          </w:rPr>
          <w:tab/>
        </w:r>
        <w:r w:rsidR="00612507" w:rsidRPr="00CE15B1">
          <w:rPr>
            <w:rStyle w:val="Hiperligao"/>
            <w:noProof/>
          </w:rPr>
          <w:t>Login</w:t>
        </w:r>
        <w:r w:rsidR="00612507">
          <w:rPr>
            <w:noProof/>
            <w:webHidden/>
          </w:rPr>
          <w:tab/>
        </w:r>
        <w:r w:rsidR="00612507">
          <w:rPr>
            <w:noProof/>
            <w:webHidden/>
          </w:rPr>
          <w:fldChar w:fldCharType="begin"/>
        </w:r>
        <w:r w:rsidR="00612507">
          <w:rPr>
            <w:noProof/>
            <w:webHidden/>
          </w:rPr>
          <w:instrText xml:space="preserve"> PAGEREF _Toc124138060 \h </w:instrText>
        </w:r>
        <w:r w:rsidR="00612507">
          <w:rPr>
            <w:noProof/>
            <w:webHidden/>
          </w:rPr>
        </w:r>
        <w:r w:rsidR="00612507">
          <w:rPr>
            <w:noProof/>
            <w:webHidden/>
          </w:rPr>
          <w:fldChar w:fldCharType="separate"/>
        </w:r>
        <w:r w:rsidR="00D64C19">
          <w:rPr>
            <w:noProof/>
            <w:webHidden/>
          </w:rPr>
          <w:t>1</w:t>
        </w:r>
        <w:r w:rsidR="00612507">
          <w:rPr>
            <w:noProof/>
            <w:webHidden/>
          </w:rPr>
          <w:fldChar w:fldCharType="end"/>
        </w:r>
      </w:hyperlink>
    </w:p>
    <w:p w14:paraId="0DD39F0E" w14:textId="66AA660D" w:rsidR="00612507" w:rsidRDefault="00612507">
      <w:pPr>
        <w:pStyle w:val="ndice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/>
        </w:rPr>
      </w:pPr>
      <w:hyperlink w:anchor="_Toc124138061" w:history="1">
        <w:r w:rsidRPr="00CE15B1">
          <w:rPr>
            <w:rStyle w:val="Hiperligao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pt-PT" w:eastAsia="pt-PT"/>
          </w:rPr>
          <w:tab/>
        </w:r>
        <w:r w:rsidRPr="00CE15B1">
          <w:rPr>
            <w:rStyle w:val="Hiperligao"/>
            <w:noProof/>
          </w:rPr>
          <w:t>Registar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_Toc124138061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4C19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A8982FA" w14:textId="26F93FEE" w:rsidR="00612507" w:rsidRDefault="00612507">
      <w:pPr>
        <w:pStyle w:val="ndice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/>
        </w:rPr>
      </w:pPr>
      <w:hyperlink w:anchor="_Toc124138062" w:history="1">
        <w:r w:rsidRPr="00CE15B1">
          <w:rPr>
            <w:rStyle w:val="Hiperligao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pt-PT" w:eastAsia="pt-PT"/>
          </w:rPr>
          <w:tab/>
        </w:r>
        <w:r w:rsidRPr="00CE15B1">
          <w:rPr>
            <w:rStyle w:val="Hiperligao"/>
            <w:noProof/>
          </w:rPr>
          <w:t>Créditos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_Toc124138062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4C1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8726EB6" w14:textId="4D914620" w:rsidR="00612507" w:rsidRDefault="00612507">
      <w:pPr>
        <w:pStyle w:val="ndice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/>
        </w:rPr>
      </w:pPr>
      <w:hyperlink w:anchor="_Toc124138063" w:history="1">
        <w:r w:rsidRPr="00CE15B1">
          <w:rPr>
            <w:rStyle w:val="Hiperligao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pt-PT" w:eastAsia="pt-PT"/>
          </w:rPr>
          <w:tab/>
        </w:r>
        <w:r w:rsidRPr="00CE15B1">
          <w:rPr>
            <w:rStyle w:val="Hiperligao"/>
            <w:noProof/>
          </w:rPr>
          <w:t>Interface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_Toc124138063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4C1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90E174E" w14:textId="73F9A8EA" w:rsidR="00612507" w:rsidRDefault="00612507">
      <w:pPr>
        <w:pStyle w:val="ndice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/>
        </w:rPr>
      </w:pPr>
      <w:hyperlink w:anchor="_Toc124138064" w:history="1">
        <w:r w:rsidRPr="00CE15B1">
          <w:rPr>
            <w:rStyle w:val="Hiperligao"/>
            <w:noProof/>
          </w:rPr>
          <w:t>4.1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pt-PT" w:eastAsia="pt-PT"/>
          </w:rPr>
          <w:tab/>
        </w:r>
        <w:r w:rsidRPr="00CE15B1">
          <w:rPr>
            <w:rStyle w:val="Hiperligao"/>
            <w:noProof/>
          </w:rPr>
          <w:t>Landscape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_Toc124138064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4C1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CA0E758" w14:textId="51E52EFD" w:rsidR="00612507" w:rsidRDefault="00612507">
      <w:pPr>
        <w:pStyle w:val="ndice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/>
        </w:rPr>
      </w:pPr>
      <w:hyperlink w:anchor="_Toc124138065" w:history="1">
        <w:r w:rsidRPr="00CE15B1">
          <w:rPr>
            <w:rStyle w:val="Hiperligao"/>
            <w:noProof/>
          </w:rPr>
          <w:t>4.2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pt-PT" w:eastAsia="pt-PT"/>
          </w:rPr>
          <w:tab/>
        </w:r>
        <w:r w:rsidRPr="00CE15B1">
          <w:rPr>
            <w:rStyle w:val="Hiperligao"/>
            <w:noProof/>
          </w:rPr>
          <w:t>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_Toc124138065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4C1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D81D44" w14:textId="5AAC874E" w:rsidR="00612507" w:rsidRDefault="00612507">
      <w:pPr>
        <w:pStyle w:val="ndice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/>
        </w:rPr>
      </w:pPr>
      <w:hyperlink w:anchor="_Toc124138066" w:history="1">
        <w:r w:rsidRPr="00CE15B1">
          <w:rPr>
            <w:rStyle w:val="Hiperligao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pt-PT" w:eastAsia="pt-PT"/>
          </w:rPr>
          <w:tab/>
        </w:r>
        <w:r w:rsidRPr="00CE15B1">
          <w:rPr>
            <w:rStyle w:val="Hiperligao"/>
            <w:noProof/>
          </w:rPr>
          <w:t>Editar conta 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_Toc124138066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4C1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4E7B51C" w14:textId="6283868B" w:rsidR="00612507" w:rsidRDefault="00612507">
      <w:pPr>
        <w:pStyle w:val="ndice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/>
        </w:rPr>
      </w:pPr>
      <w:hyperlink w:anchor="_Toc124138067" w:history="1">
        <w:r w:rsidRPr="00CE15B1">
          <w:rPr>
            <w:rStyle w:val="Hiperligao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pt-PT" w:eastAsia="pt-PT"/>
          </w:rPr>
          <w:tab/>
        </w:r>
        <w:r w:rsidRPr="00CE15B1">
          <w:rPr>
            <w:rStyle w:val="Hiperligao"/>
            <w:noProof/>
          </w:rPr>
          <w:t>Jogo Singleplayer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_Toc124138067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4C1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81BD34F" w14:textId="6502ADE7" w:rsidR="00612507" w:rsidRDefault="00612507">
      <w:pPr>
        <w:pStyle w:val="ndice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/>
        </w:rPr>
      </w:pPr>
      <w:hyperlink w:anchor="_Toc124138068" w:history="1">
        <w:r w:rsidRPr="00CE15B1">
          <w:rPr>
            <w:rStyle w:val="Hiperligao"/>
            <w:noProof/>
          </w:rPr>
          <w:t>6.1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pt-PT" w:eastAsia="pt-PT"/>
          </w:rPr>
          <w:tab/>
        </w:r>
        <w:r w:rsidRPr="00CE15B1">
          <w:rPr>
            <w:rStyle w:val="Hiperligao"/>
            <w:noProof/>
          </w:rPr>
          <w:t>Landscape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_Toc124138068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4C1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E8632E6" w14:textId="640A26F5" w:rsidR="00612507" w:rsidRDefault="00612507">
      <w:pPr>
        <w:pStyle w:val="ndice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/>
        </w:rPr>
      </w:pPr>
      <w:hyperlink w:anchor="_Toc124138069" w:history="1">
        <w:r w:rsidRPr="00CE15B1">
          <w:rPr>
            <w:rStyle w:val="Hiperligao"/>
            <w:noProof/>
          </w:rPr>
          <w:t>6.2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pt-PT" w:eastAsia="pt-PT"/>
          </w:rPr>
          <w:tab/>
        </w:r>
        <w:r w:rsidRPr="00CE15B1">
          <w:rPr>
            <w:rStyle w:val="Hiperligao"/>
            <w:noProof/>
          </w:rPr>
          <w:t>Transição próximo nível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_Toc124138069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4C1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D5B7A0B" w14:textId="3BC25412" w:rsidR="00612507" w:rsidRDefault="00612507">
      <w:pPr>
        <w:pStyle w:val="ndice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pt-PT" w:eastAsia="pt-PT"/>
        </w:rPr>
      </w:pPr>
      <w:hyperlink w:anchor="_Toc124138070" w:history="1">
        <w:r w:rsidRPr="00CE15B1">
          <w:rPr>
            <w:rStyle w:val="Hiperligao"/>
            <w:noProof/>
          </w:rPr>
          <w:t>6.2.1.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pt-PT" w:eastAsia="pt-PT"/>
          </w:rPr>
          <w:tab/>
        </w:r>
        <w:r w:rsidRPr="00CE15B1">
          <w:rPr>
            <w:rStyle w:val="Hiperligao"/>
            <w:noProof/>
          </w:rPr>
          <w:t>Landscape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_Toc124138070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4C1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965E5B0" w14:textId="4FB398CE" w:rsidR="00612507" w:rsidRDefault="00612507">
      <w:pPr>
        <w:pStyle w:val="ndice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/>
        </w:rPr>
      </w:pPr>
      <w:hyperlink w:anchor="_Toc124138071" w:history="1">
        <w:r w:rsidRPr="00CE15B1">
          <w:rPr>
            <w:rStyle w:val="Hiperligao"/>
            <w:noProof/>
          </w:rPr>
          <w:t>6.3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pt-PT" w:eastAsia="pt-PT"/>
          </w:rPr>
          <w:tab/>
        </w:r>
        <w:r w:rsidRPr="00CE15B1">
          <w:rPr>
            <w:rStyle w:val="Hiperligao"/>
            <w:noProof/>
          </w:rPr>
          <w:t>Sair jogo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_Toc124138071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4C1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5298E26" w14:textId="0A4831E3" w:rsidR="00612507" w:rsidRDefault="00612507">
      <w:pPr>
        <w:pStyle w:val="ndice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/>
        </w:rPr>
      </w:pPr>
      <w:hyperlink w:anchor="_Toc124138072" w:history="1">
        <w:r w:rsidRPr="00CE15B1">
          <w:rPr>
            <w:rStyle w:val="Hiperligao"/>
            <w:noProof/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pt-PT" w:eastAsia="pt-PT"/>
          </w:rPr>
          <w:tab/>
        </w:r>
        <w:r w:rsidRPr="00CE15B1">
          <w:rPr>
            <w:rStyle w:val="Hiperligao"/>
            <w:noProof/>
          </w:rPr>
          <w:t>Top 5 Jogadores Singleplayer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_Toc124138072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4C1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6E69DF4" w14:textId="263EE8ED" w:rsidR="004B66AA" w:rsidRPr="008E44BE" w:rsidRDefault="009B21E5" w:rsidP="00377503">
      <w:pPr>
        <w:tabs>
          <w:tab w:val="left" w:pos="1739"/>
        </w:tabs>
        <w:spacing w:line="360" w:lineRule="auto"/>
        <w:jc w:val="both"/>
        <w:rPr>
          <w:sz w:val="22"/>
          <w:szCs w:val="22"/>
          <w:lang w:val="pt-PT"/>
        </w:rPr>
      </w:pPr>
      <w:r w:rsidRPr="008E44BE">
        <w:rPr>
          <w:sz w:val="22"/>
          <w:szCs w:val="22"/>
          <w:lang w:val="pt-PT"/>
        </w:rPr>
        <w:fldChar w:fldCharType="end"/>
      </w:r>
      <w:bookmarkStart w:id="2" w:name="_Toc295143747"/>
      <w:bookmarkStart w:id="3" w:name="_Toc44722393"/>
      <w:bookmarkStart w:id="4" w:name="_Hlk44719824"/>
    </w:p>
    <w:p w14:paraId="586C99D4" w14:textId="77777777" w:rsidR="00932B51" w:rsidRPr="008E44BE" w:rsidRDefault="00932B51" w:rsidP="00377503">
      <w:pPr>
        <w:pStyle w:val="TextoCET"/>
        <w:ind w:firstLine="0"/>
        <w:rPr>
          <w:b/>
          <w:sz w:val="44"/>
          <w:szCs w:val="44"/>
        </w:rPr>
        <w:sectPr w:rsidR="00932B51" w:rsidRPr="008E44BE" w:rsidSect="00366A48">
          <w:pgSz w:w="11906" w:h="16838" w:code="9"/>
          <w:pgMar w:top="170" w:right="1134" w:bottom="720" w:left="1134" w:header="709" w:footer="709" w:gutter="0"/>
          <w:pgNumType w:fmt="lowerRoman"/>
          <w:cols w:space="708"/>
          <w:docGrid w:linePitch="360"/>
        </w:sectPr>
      </w:pPr>
    </w:p>
    <w:p w14:paraId="05DB148D" w14:textId="3B09D111" w:rsidR="004330C7" w:rsidRPr="008E44BE" w:rsidRDefault="004330C7" w:rsidP="00377503">
      <w:pPr>
        <w:pStyle w:val="TextoCET"/>
        <w:ind w:firstLine="0"/>
        <w:rPr>
          <w:b/>
          <w:sz w:val="44"/>
          <w:szCs w:val="44"/>
        </w:rPr>
      </w:pPr>
    </w:p>
    <w:p w14:paraId="05A70C46" w14:textId="1E63F4DD" w:rsidR="004330C7" w:rsidRPr="008E44BE" w:rsidRDefault="004330C7" w:rsidP="00377503">
      <w:pPr>
        <w:pStyle w:val="TextoCET"/>
        <w:ind w:firstLine="0"/>
        <w:rPr>
          <w:b/>
          <w:sz w:val="44"/>
          <w:szCs w:val="44"/>
        </w:rPr>
      </w:pPr>
      <w:r w:rsidRPr="008E44BE">
        <w:rPr>
          <w:b/>
          <w:sz w:val="44"/>
          <w:szCs w:val="44"/>
        </w:rPr>
        <w:t>Índice de Figuras</w:t>
      </w:r>
    </w:p>
    <w:p w14:paraId="44AD2A19" w14:textId="56ECF1B5" w:rsidR="00612507" w:rsidRDefault="004330C7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r w:rsidRPr="008E44BE">
        <w:rPr>
          <w:lang w:val="pt-PT"/>
        </w:rPr>
        <w:fldChar w:fldCharType="begin"/>
      </w:r>
      <w:r w:rsidRPr="008E44BE">
        <w:rPr>
          <w:lang w:val="pt-PT"/>
        </w:rPr>
        <w:instrText xml:space="preserve"> TOC \h \z \c "Figura" </w:instrText>
      </w:r>
      <w:r w:rsidRPr="008E44BE">
        <w:rPr>
          <w:lang w:val="pt-PT"/>
        </w:rPr>
        <w:fldChar w:fldCharType="separate"/>
      </w:r>
      <w:hyperlink r:id="rId13" w:anchor="_Toc124138073" w:history="1">
        <w:r w:rsidR="00612507" w:rsidRPr="00204770">
          <w:rPr>
            <w:rStyle w:val="Hiperligao"/>
            <w:noProof/>
          </w:rPr>
          <w:t>Figura 1 - Login, Página Inicial</w:t>
        </w:r>
        <w:r w:rsidR="00612507">
          <w:rPr>
            <w:noProof/>
            <w:webHidden/>
          </w:rPr>
          <w:tab/>
        </w:r>
        <w:r w:rsidR="00612507">
          <w:rPr>
            <w:noProof/>
            <w:webHidden/>
          </w:rPr>
          <w:fldChar w:fldCharType="begin"/>
        </w:r>
        <w:r w:rsidR="00612507">
          <w:rPr>
            <w:noProof/>
            <w:webHidden/>
          </w:rPr>
          <w:instrText xml:space="preserve"> PAGEREF _Toc124138073 \h </w:instrText>
        </w:r>
        <w:r w:rsidR="00612507">
          <w:rPr>
            <w:noProof/>
            <w:webHidden/>
          </w:rPr>
        </w:r>
        <w:r w:rsidR="00612507">
          <w:rPr>
            <w:noProof/>
            <w:webHidden/>
          </w:rPr>
          <w:fldChar w:fldCharType="separate"/>
        </w:r>
        <w:r w:rsidR="00D64C19">
          <w:rPr>
            <w:noProof/>
            <w:webHidden/>
          </w:rPr>
          <w:t>1</w:t>
        </w:r>
        <w:r w:rsidR="00612507">
          <w:rPr>
            <w:noProof/>
            <w:webHidden/>
          </w:rPr>
          <w:fldChar w:fldCharType="end"/>
        </w:r>
      </w:hyperlink>
    </w:p>
    <w:p w14:paraId="4234D7DA" w14:textId="64B20598" w:rsidR="00612507" w:rsidRDefault="00612507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r:id="rId14" w:anchor="_Toc124138074" w:history="1">
        <w:r w:rsidRPr="00204770">
          <w:rPr>
            <w:rStyle w:val="Hiperligao"/>
            <w:noProof/>
          </w:rPr>
          <w:t>Figura 2 - Login, Google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_Toc124138074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4C19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0499DB7" w14:textId="7E9EBE98" w:rsidR="00612507" w:rsidRDefault="00612507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4138075" w:history="1">
        <w:r w:rsidRPr="00204770">
          <w:rPr>
            <w:rStyle w:val="Hiperligao"/>
            <w:noProof/>
          </w:rPr>
          <w:t>Figura 3 - Registar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_Toc124138075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4C19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3342EF4" w14:textId="23EBCCDD" w:rsidR="00612507" w:rsidRDefault="00612507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4138076" w:history="1">
        <w:r w:rsidRPr="00204770">
          <w:rPr>
            <w:rStyle w:val="Hiperligao"/>
            <w:noProof/>
          </w:rPr>
          <w:t>Figura 4 - Créditos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_Toc124138076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4C1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3FA0655" w14:textId="4A7C4AFF" w:rsidR="00612507" w:rsidRDefault="00612507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r:id="rId15" w:anchor="_Toc124138077" w:history="1">
        <w:r w:rsidRPr="00204770">
          <w:rPr>
            <w:rStyle w:val="Hiperligao"/>
            <w:noProof/>
            <w:lang w:val="pt-PT"/>
          </w:rPr>
          <w:t>Figura 5 - Interface principal, Boas vindas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_Toc124138077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4C1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9D1BBE0" w14:textId="05862106" w:rsidR="00612507" w:rsidRDefault="00612507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r:id="rId16" w:anchor="_Toc124138078" w:history="1">
        <w:r w:rsidRPr="00204770">
          <w:rPr>
            <w:rStyle w:val="Hiperligao"/>
            <w:noProof/>
          </w:rPr>
          <w:t>Figura 6 - Interface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_Toc124138078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4C1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E2167C8" w14:textId="6CB37CA5" w:rsidR="00612507" w:rsidRDefault="00612507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4138079" w:history="1">
        <w:r w:rsidRPr="00204770">
          <w:rPr>
            <w:rStyle w:val="Hiperligao"/>
            <w:noProof/>
          </w:rPr>
          <w:t>Figura 7 - Interface principal, Landscape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_Toc124138079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4C1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2970A3F" w14:textId="6E1B0AF2" w:rsidR="00612507" w:rsidRDefault="00612507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4138080" w:history="1">
        <w:r w:rsidRPr="00204770">
          <w:rPr>
            <w:rStyle w:val="Hiperligao"/>
            <w:noProof/>
          </w:rPr>
          <w:t>Figura 8 - Interface principal, Mensagem 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_Toc124138080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4C1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770DB44" w14:textId="29C61494" w:rsidR="00612507" w:rsidRDefault="00612507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4138081" w:history="1">
        <w:r w:rsidRPr="00204770">
          <w:rPr>
            <w:rStyle w:val="Hiperligao"/>
            <w:noProof/>
          </w:rPr>
          <w:t>Figura 9 - Editar conta 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_Toc124138081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4C1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F98AB5F" w14:textId="1C5A0BB4" w:rsidR="00612507" w:rsidRDefault="00612507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4138082" w:history="1">
        <w:r w:rsidRPr="00204770">
          <w:rPr>
            <w:rStyle w:val="Hiperligao"/>
            <w:noProof/>
          </w:rPr>
          <w:t>Figura 10 - Singleplayer, Portrait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_Toc124138082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4C1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EF35C63" w14:textId="4EE58A54" w:rsidR="00612507" w:rsidRDefault="00612507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4138083" w:history="1">
        <w:r w:rsidRPr="00204770">
          <w:rPr>
            <w:rStyle w:val="Hiperligao"/>
            <w:noProof/>
          </w:rPr>
          <w:t>Figura 11 - Singleplayer, Landscape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_Toc124138083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4C1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92C2BFC" w14:textId="1841A82D" w:rsidR="00612507" w:rsidRDefault="00612507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r:id="rId17" w:anchor="_Toc124138084" w:history="1">
        <w:r w:rsidRPr="00204770">
          <w:rPr>
            <w:rStyle w:val="Hiperligao"/>
            <w:noProof/>
            <w:lang w:val="pt-PT"/>
          </w:rPr>
          <w:t>Figura 12 - Transição próximo nível, Contagem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_Toc124138084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4C1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EA06392" w14:textId="2F9D5094" w:rsidR="00612507" w:rsidRDefault="00612507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r:id="rId18" w:anchor="_Toc124138085" w:history="1">
        <w:r w:rsidRPr="00204770">
          <w:rPr>
            <w:rStyle w:val="Hiperligao"/>
            <w:noProof/>
            <w:lang w:val="pt-PT"/>
          </w:rPr>
          <w:t>Figura 13 - Transição próximo nível, Pausa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_Toc124138085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4C1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A18D000" w14:textId="5CA73314" w:rsidR="00612507" w:rsidRDefault="00612507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4138086" w:history="1">
        <w:r w:rsidRPr="00204770">
          <w:rPr>
            <w:rStyle w:val="Hiperligao"/>
            <w:noProof/>
          </w:rPr>
          <w:t>Figura 14 - Transição próximo nível, Contagem landscape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_Toc124138086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4C1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4F0626C" w14:textId="0A85F47D" w:rsidR="00612507" w:rsidRDefault="00612507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4138087" w:history="1">
        <w:r w:rsidRPr="00204770">
          <w:rPr>
            <w:rStyle w:val="Hiperligao"/>
            <w:noProof/>
          </w:rPr>
          <w:t>Figura 15 - Transição próximo nível, Pausa landscape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_Toc124138087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4C1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4FC9B96" w14:textId="53DF8467" w:rsidR="00612507" w:rsidRDefault="00612507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4138088" w:history="1">
        <w:r w:rsidRPr="00204770">
          <w:rPr>
            <w:rStyle w:val="Hiperligao"/>
            <w:noProof/>
          </w:rPr>
          <w:t>Figura 16 - Singleplayer, Sair jogo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_Toc124138088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4C1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9E96E81" w14:textId="05369B59" w:rsidR="00612507" w:rsidRDefault="00612507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4138089" w:history="1">
        <w:r w:rsidRPr="00204770">
          <w:rPr>
            <w:rStyle w:val="Hiperligao"/>
            <w:noProof/>
          </w:rPr>
          <w:t>Figura 17 - Top 5 jogadores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_Toc124138089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4C1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B52CABC" w14:textId="3B4140BA" w:rsidR="00A93F30" w:rsidRPr="008E44BE" w:rsidRDefault="004330C7" w:rsidP="008E44BE">
      <w:pPr>
        <w:spacing w:line="360" w:lineRule="auto"/>
        <w:jc w:val="both"/>
        <w:rPr>
          <w:b/>
          <w:sz w:val="44"/>
          <w:szCs w:val="44"/>
          <w:lang w:val="pt-PT"/>
        </w:rPr>
      </w:pPr>
      <w:r w:rsidRPr="008E44BE">
        <w:rPr>
          <w:lang w:val="pt-PT"/>
        </w:rPr>
        <w:fldChar w:fldCharType="end"/>
      </w:r>
    </w:p>
    <w:p w14:paraId="691283B4" w14:textId="77777777" w:rsidR="008E44BE" w:rsidRPr="008E44BE" w:rsidRDefault="008E44BE" w:rsidP="008E44BE">
      <w:pPr>
        <w:spacing w:line="360" w:lineRule="auto"/>
        <w:jc w:val="both"/>
        <w:rPr>
          <w:lang w:val="pt-PT"/>
        </w:rPr>
      </w:pPr>
    </w:p>
    <w:p w14:paraId="6615C001" w14:textId="77777777" w:rsidR="00932B51" w:rsidRPr="008E44BE" w:rsidRDefault="00932B51" w:rsidP="00377503">
      <w:pPr>
        <w:rPr>
          <w:lang w:val="pt-PT"/>
        </w:rPr>
        <w:sectPr w:rsidR="00932B51" w:rsidRPr="008E44BE" w:rsidSect="00366A48">
          <w:pgSz w:w="11906" w:h="16838" w:code="9"/>
          <w:pgMar w:top="170" w:right="1134" w:bottom="720" w:left="1134" w:header="709" w:footer="709" w:gutter="0"/>
          <w:pgNumType w:fmt="lowerRoman"/>
          <w:cols w:space="708"/>
          <w:docGrid w:linePitch="360"/>
        </w:sectPr>
      </w:pPr>
    </w:p>
    <w:p w14:paraId="56D6EC31" w14:textId="77777777" w:rsidR="00A93F30" w:rsidRPr="008E44BE" w:rsidRDefault="00A93F30" w:rsidP="00377503">
      <w:pPr>
        <w:rPr>
          <w:lang w:val="pt-PT"/>
        </w:rPr>
      </w:pPr>
    </w:p>
    <w:p w14:paraId="57FB1FB0" w14:textId="184247F2" w:rsidR="00B8412F" w:rsidRPr="008E44BE" w:rsidRDefault="008E44BE" w:rsidP="00377503">
      <w:pPr>
        <w:pStyle w:val="Ttulo1"/>
        <w:jc w:val="both"/>
      </w:pPr>
      <w:bookmarkStart w:id="5" w:name="_Toc124138060"/>
      <w:bookmarkEnd w:id="2"/>
      <w:bookmarkEnd w:id="3"/>
      <w:r w:rsidRPr="008E44BE">
        <w:t>Login</w:t>
      </w:r>
      <w:bookmarkEnd w:id="5"/>
    </w:p>
    <w:bookmarkEnd w:id="4"/>
    <w:p w14:paraId="5650E832" w14:textId="1F6BD880" w:rsidR="00D31965" w:rsidRDefault="008E44BE" w:rsidP="00377503">
      <w:pPr>
        <w:spacing w:line="360" w:lineRule="auto"/>
        <w:jc w:val="both"/>
        <w:rPr>
          <w:lang w:val="pt-PT"/>
        </w:rPr>
      </w:pPr>
      <w:r w:rsidRPr="008E44BE">
        <w:rPr>
          <w:lang w:val="pt-PT"/>
        </w:rPr>
        <w:t xml:space="preserve">Ao abrirmos a </w:t>
      </w:r>
      <w:r>
        <w:rPr>
          <w:lang w:val="pt-PT"/>
        </w:rPr>
        <w:t xml:space="preserve">aplicação somos apresentados pela página de login. Nesta página temos a opção de fazer login com uma conta registada na aplicação ou com uma conta </w:t>
      </w:r>
      <w:r w:rsidRPr="008E44BE">
        <w:rPr>
          <w:i/>
          <w:iCs/>
          <w:lang w:val="pt-PT"/>
        </w:rPr>
        <w:t>Google</w:t>
      </w:r>
      <w:r>
        <w:rPr>
          <w:lang w:val="pt-PT"/>
        </w:rPr>
        <w:t>. Para além disto podemos ainda adicionar uma nova conta ou ver os créditos da aplicação.</w:t>
      </w:r>
    </w:p>
    <w:p w14:paraId="075D68F7" w14:textId="77777777" w:rsidR="008E44BE" w:rsidRPr="008E44BE" w:rsidRDefault="008E44BE" w:rsidP="00377503">
      <w:pPr>
        <w:spacing w:line="360" w:lineRule="auto"/>
        <w:jc w:val="both"/>
        <w:rPr>
          <w:lang w:val="pt-PT"/>
        </w:rPr>
      </w:pPr>
    </w:p>
    <w:p w14:paraId="3A837016" w14:textId="4EC789FB" w:rsidR="008E44BE" w:rsidRDefault="008E44BE" w:rsidP="008E44BE">
      <w:pPr>
        <w:keepNext/>
        <w:spacing w:line="360" w:lineRule="auto"/>
        <w:jc w:val="center"/>
      </w:pPr>
      <w:r w:rsidRPr="008E44BE">
        <w:rPr>
          <w:noProof/>
          <w:lang w:val="pt-PT"/>
        </w:rPr>
        <w:drawing>
          <wp:inline distT="0" distB="0" distL="0" distR="0" wp14:anchorId="52B3D3EA" wp14:editId="5C3B5F95">
            <wp:extent cx="2387119" cy="5040000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119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PT"/>
        </w:rPr>
        <w:tab/>
      </w:r>
      <w:r>
        <w:rPr>
          <w:noProof/>
          <w:lang w:val="pt-PT"/>
        </w:rPr>
        <w:tab/>
      </w:r>
      <w:r w:rsidRPr="008E44BE">
        <w:rPr>
          <w:noProof/>
          <w:lang w:val="pt-PT"/>
        </w:rPr>
        <w:drawing>
          <wp:inline distT="0" distB="0" distL="0" distR="0" wp14:anchorId="657FF946" wp14:editId="295BDCB8">
            <wp:extent cx="2387118" cy="5040000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118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EA947" w14:textId="69E255A6" w:rsidR="008E44BE" w:rsidRDefault="008E44BE" w:rsidP="008E44BE">
      <w:pPr>
        <w:spacing w:line="360" w:lineRule="auto"/>
        <w:jc w:val="center"/>
        <w:rPr>
          <w:noProof/>
          <w:lang w:val="pt-PT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4928" behindDoc="0" locked="0" layoutInCell="1" allowOverlap="1" wp14:anchorId="14198C4A" wp14:editId="5C0E454C">
                <wp:simplePos x="0" y="0"/>
                <wp:positionH relativeFrom="margin">
                  <wp:posOffset>461176</wp:posOffset>
                </wp:positionH>
                <wp:positionV relativeFrom="paragraph">
                  <wp:posOffset>5687</wp:posOffset>
                </wp:positionV>
                <wp:extent cx="1979295" cy="1404620"/>
                <wp:effectExtent l="0" t="0" r="1905" b="571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92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A4FB6" w14:textId="5A3EB4C4" w:rsidR="008E44BE" w:rsidRPr="008E44BE" w:rsidRDefault="008E44BE" w:rsidP="00514E13">
                            <w:pPr>
                              <w:pStyle w:val="Legenda"/>
                            </w:pPr>
                            <w:bookmarkStart w:id="6" w:name="_Toc12413807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D64C19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 Login, Página Inicial</w:t>
                            </w:r>
                            <w:bookmarkEnd w:id="6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4198C4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36.3pt;margin-top:.45pt;width:155.85pt;height:110.6pt;z-index:2516449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" stroked="f">
                <v:textbox style="mso-fit-shape-to-text:t">
                  <w:txbxContent>
                    <w:p w14:paraId="6ACA4FB6" w14:textId="5A3EB4C4" w:rsidR="008E44BE" w:rsidRPr="008E44BE" w:rsidRDefault="008E44BE" w:rsidP="00514E13">
                      <w:pPr>
                        <w:pStyle w:val="Legenda"/>
                      </w:pPr>
                      <w:bookmarkStart w:id="7" w:name="_Toc12413807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D64C19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Login, Página Inicial</w:t>
                      </w:r>
                      <w:bookmarkEnd w:id="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E44BE">
        <w:rPr>
          <w:noProof/>
          <w:lang w:val="pt-PT"/>
        </w:rPr>
        <mc:AlternateContent>
          <mc:Choice Requires="wps">
            <w:drawing>
              <wp:anchor distT="45720" distB="45720" distL="114300" distR="114300" simplePos="0" relativeHeight="251629568" behindDoc="0" locked="0" layoutInCell="1" allowOverlap="1" wp14:anchorId="6020E223" wp14:editId="316220FA">
                <wp:simplePos x="0" y="0"/>
                <wp:positionH relativeFrom="column">
                  <wp:posOffset>3835428</wp:posOffset>
                </wp:positionH>
                <wp:positionV relativeFrom="paragraph">
                  <wp:posOffset>61678</wp:posOffset>
                </wp:positionV>
                <wp:extent cx="1653540" cy="1404620"/>
                <wp:effectExtent l="0" t="0" r="3810" b="5715"/>
                <wp:wrapSquare wrapText="bothSides"/>
                <wp:docPr id="2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35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94A2C2" w14:textId="2B9969C2" w:rsidR="008E44BE" w:rsidRDefault="008E44BE" w:rsidP="00514E13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8" w:name="_Toc124138074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D64C19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Login, Google</w:t>
                            </w:r>
                            <w:bookmarkEnd w:id="8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20E223" id="_x0000_s1027" type="#_x0000_t202" style="position:absolute;left:0;text-align:left;margin-left:302pt;margin-top:4.85pt;width:130.2pt;height:110.6pt;z-index:2516295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" stroked="f">
                <v:textbox style="mso-fit-shape-to-text:t">
                  <w:txbxContent>
                    <w:p w14:paraId="2094A2C2" w14:textId="2B9969C2" w:rsidR="008E44BE" w:rsidRDefault="008E44BE" w:rsidP="00514E13">
                      <w:pPr>
                        <w:pStyle w:val="Legenda"/>
                        <w:rPr>
                          <w:noProof/>
                        </w:rPr>
                      </w:pPr>
                      <w:bookmarkStart w:id="9" w:name="_Toc124138074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D64C19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Login, Google</w:t>
                      </w:r>
                      <w:bookmarkEnd w:id="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58C9F63" w14:textId="61FF2D16" w:rsidR="008E44BE" w:rsidRPr="008E44BE" w:rsidRDefault="008E44BE" w:rsidP="008E44BE">
      <w:pPr>
        <w:spacing w:line="360" w:lineRule="auto"/>
        <w:jc w:val="center"/>
        <w:rPr>
          <w:lang w:val="pt-PT"/>
        </w:rPr>
      </w:pPr>
    </w:p>
    <w:p w14:paraId="4188EA06" w14:textId="6528D0E2" w:rsidR="00366A48" w:rsidRPr="008E44BE" w:rsidRDefault="00366A48">
      <w:pPr>
        <w:rPr>
          <w:lang w:val="pt-PT"/>
        </w:rPr>
      </w:pPr>
      <w:r w:rsidRPr="008E44BE">
        <w:rPr>
          <w:lang w:val="pt-PT"/>
        </w:rPr>
        <w:br w:type="page"/>
      </w:r>
    </w:p>
    <w:p w14:paraId="16B5B7F2" w14:textId="77777777" w:rsidR="00377503" w:rsidRPr="008E44BE" w:rsidRDefault="00377503" w:rsidP="00377503">
      <w:pPr>
        <w:rPr>
          <w:lang w:val="pt-PT"/>
        </w:rPr>
      </w:pPr>
    </w:p>
    <w:p w14:paraId="569F21F0" w14:textId="24BF9FCC" w:rsidR="00C06FEB" w:rsidRPr="008E44BE" w:rsidRDefault="008E44BE" w:rsidP="00377503">
      <w:pPr>
        <w:pStyle w:val="Ttulo1"/>
        <w:jc w:val="both"/>
      </w:pPr>
      <w:bookmarkStart w:id="10" w:name="_Toc124138061"/>
      <w:r w:rsidRPr="008E44BE">
        <w:t>Registar</w:t>
      </w:r>
      <w:bookmarkEnd w:id="10"/>
    </w:p>
    <w:p w14:paraId="79286B22" w14:textId="2991BC8E" w:rsidR="008E44BE" w:rsidRDefault="008E44BE" w:rsidP="00377503">
      <w:pPr>
        <w:spacing w:line="360" w:lineRule="auto"/>
        <w:jc w:val="both"/>
        <w:rPr>
          <w:noProof/>
          <w:lang w:val="pt-PT"/>
        </w:rPr>
      </w:pPr>
      <w:r>
        <w:rPr>
          <w:noProof/>
          <w:lang w:val="pt-PT"/>
        </w:rPr>
        <w:t>Para nos registarmos na aplicação temos de inserir um emai</w:t>
      </w:r>
      <w:r w:rsidR="00B4044C">
        <w:rPr>
          <w:noProof/>
          <w:lang w:val="pt-PT"/>
        </w:rPr>
        <w:t>l e password, sendo a fotografia opcional.</w:t>
      </w:r>
    </w:p>
    <w:p w14:paraId="7C7E27C6" w14:textId="77777777" w:rsidR="00B4044C" w:rsidRDefault="00B4044C" w:rsidP="00B4044C">
      <w:pPr>
        <w:spacing w:line="360" w:lineRule="auto"/>
        <w:jc w:val="center"/>
        <w:rPr>
          <w:noProof/>
          <w:lang w:val="pt-PT"/>
        </w:rPr>
      </w:pPr>
    </w:p>
    <w:p w14:paraId="3EA6EB3B" w14:textId="77777777" w:rsidR="00B4044C" w:rsidRDefault="008E44BE" w:rsidP="00B4044C">
      <w:pPr>
        <w:keepNext/>
        <w:spacing w:line="360" w:lineRule="auto"/>
        <w:jc w:val="center"/>
      </w:pPr>
      <w:r w:rsidRPr="008E44BE">
        <w:rPr>
          <w:noProof/>
          <w:lang w:val="pt-PT"/>
        </w:rPr>
        <w:drawing>
          <wp:inline distT="0" distB="0" distL="0" distR="0" wp14:anchorId="2F1A4911" wp14:editId="362F5DEA">
            <wp:extent cx="2387119" cy="5040000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119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C5A4A" w14:textId="3747AB0D" w:rsidR="00377503" w:rsidRPr="008E44BE" w:rsidRDefault="00B4044C" w:rsidP="00514E13">
      <w:pPr>
        <w:pStyle w:val="Legenda"/>
      </w:pPr>
      <w:bookmarkStart w:id="11" w:name="_Toc124138075"/>
      <w:r>
        <w:t xml:space="preserve">Figura </w:t>
      </w:r>
      <w:fldSimple w:instr=" SEQ Figura \* ARABIC ">
        <w:r w:rsidR="00D64C19">
          <w:rPr>
            <w:noProof/>
          </w:rPr>
          <w:t>3</w:t>
        </w:r>
      </w:fldSimple>
      <w:r>
        <w:t xml:space="preserve"> - Registar</w:t>
      </w:r>
      <w:bookmarkEnd w:id="11"/>
    </w:p>
    <w:p w14:paraId="7674C3EF" w14:textId="77777777" w:rsidR="00A93F30" w:rsidRPr="008E44BE" w:rsidRDefault="00A93F30" w:rsidP="00377503">
      <w:pPr>
        <w:spacing w:line="360" w:lineRule="auto"/>
        <w:jc w:val="both"/>
        <w:rPr>
          <w:lang w:val="pt-PT"/>
        </w:rPr>
      </w:pPr>
    </w:p>
    <w:p w14:paraId="0ADCF374" w14:textId="5367D347" w:rsidR="00366A48" w:rsidRPr="008E44BE" w:rsidRDefault="00366A48">
      <w:pPr>
        <w:rPr>
          <w:lang w:val="pt-PT"/>
        </w:rPr>
      </w:pPr>
      <w:r w:rsidRPr="008E44BE">
        <w:rPr>
          <w:lang w:val="pt-PT"/>
        </w:rPr>
        <w:br w:type="page"/>
      </w:r>
    </w:p>
    <w:p w14:paraId="51214021" w14:textId="77777777" w:rsidR="00377503" w:rsidRPr="008E44BE" w:rsidRDefault="00377503" w:rsidP="00377503">
      <w:pPr>
        <w:rPr>
          <w:lang w:val="pt-PT"/>
        </w:rPr>
      </w:pPr>
    </w:p>
    <w:p w14:paraId="2DDD5216" w14:textId="572BF135" w:rsidR="002E6A8D" w:rsidRPr="008E44BE" w:rsidRDefault="008E44BE" w:rsidP="00377503">
      <w:pPr>
        <w:pStyle w:val="Ttulo1"/>
        <w:jc w:val="both"/>
      </w:pPr>
      <w:bookmarkStart w:id="12" w:name="_Ref93574822"/>
      <w:bookmarkStart w:id="13" w:name="_Toc95753802"/>
      <w:bookmarkStart w:id="14" w:name="_Toc295143776"/>
      <w:bookmarkStart w:id="15" w:name="_Toc44722425"/>
      <w:bookmarkStart w:id="16" w:name="_Toc70444849"/>
      <w:bookmarkStart w:id="17" w:name="_Toc124136631"/>
      <w:bookmarkStart w:id="18" w:name="_Toc124138062"/>
      <w:r w:rsidRPr="008E44BE">
        <w:t>Crédito</w:t>
      </w:r>
      <w:bookmarkEnd w:id="17"/>
      <w:r w:rsidR="000B6194">
        <w:t>s</w:t>
      </w:r>
      <w:bookmarkEnd w:id="18"/>
    </w:p>
    <w:p w14:paraId="242C55A3" w14:textId="4BD1515A" w:rsidR="00B4044C" w:rsidRDefault="00B4044C" w:rsidP="00377503">
      <w:pPr>
        <w:spacing w:line="360" w:lineRule="auto"/>
        <w:jc w:val="both"/>
        <w:rPr>
          <w:noProof/>
          <w:lang w:val="pt-PT"/>
        </w:rPr>
      </w:pPr>
      <w:r>
        <w:rPr>
          <w:noProof/>
          <w:lang w:val="pt-PT"/>
        </w:rPr>
        <w:t>O ecrã de crédito</w:t>
      </w:r>
      <w:r w:rsidR="000B6194">
        <w:rPr>
          <w:noProof/>
          <w:lang w:val="pt-PT"/>
        </w:rPr>
        <w:t>s</w:t>
      </w:r>
      <w:r>
        <w:rPr>
          <w:noProof/>
          <w:lang w:val="pt-PT"/>
        </w:rPr>
        <w:t xml:space="preserve"> mostra os autores desta aplicação, e em que contexto é que ela foi desenvolvida.</w:t>
      </w:r>
    </w:p>
    <w:p w14:paraId="0943DA56" w14:textId="77777777" w:rsidR="00B4044C" w:rsidRDefault="00B4044C" w:rsidP="00377503">
      <w:pPr>
        <w:spacing w:line="360" w:lineRule="auto"/>
        <w:jc w:val="both"/>
        <w:rPr>
          <w:noProof/>
          <w:lang w:val="pt-PT"/>
        </w:rPr>
      </w:pPr>
    </w:p>
    <w:p w14:paraId="366CE584" w14:textId="77777777" w:rsidR="00B4044C" w:rsidRDefault="008E44BE" w:rsidP="00B4044C">
      <w:pPr>
        <w:keepNext/>
        <w:spacing w:line="360" w:lineRule="auto"/>
        <w:jc w:val="center"/>
      </w:pPr>
      <w:r w:rsidRPr="008E44BE">
        <w:rPr>
          <w:noProof/>
          <w:lang w:val="pt-PT"/>
        </w:rPr>
        <w:drawing>
          <wp:inline distT="0" distB="0" distL="0" distR="0" wp14:anchorId="35A6643C" wp14:editId="22B6BD69">
            <wp:extent cx="2533650" cy="5349371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546" cy="535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29846" w14:textId="00D0838C" w:rsidR="00A93F30" w:rsidRPr="008E44BE" w:rsidRDefault="00B4044C" w:rsidP="00514E13">
      <w:pPr>
        <w:pStyle w:val="Legenda"/>
      </w:pPr>
      <w:bookmarkStart w:id="19" w:name="_Toc124138076"/>
      <w:r>
        <w:t xml:space="preserve">Figura </w:t>
      </w:r>
      <w:fldSimple w:instr=" SEQ Figura \* ARABIC ">
        <w:r w:rsidR="00D64C19">
          <w:rPr>
            <w:noProof/>
          </w:rPr>
          <w:t>4</w:t>
        </w:r>
      </w:fldSimple>
      <w:r>
        <w:t xml:space="preserve"> - Créditos</w:t>
      </w:r>
      <w:bookmarkEnd w:id="19"/>
    </w:p>
    <w:p w14:paraId="292798AB" w14:textId="5BCD8C0D" w:rsidR="00366A48" w:rsidRPr="008E44BE" w:rsidRDefault="00366A48">
      <w:pPr>
        <w:rPr>
          <w:lang w:val="pt-PT"/>
        </w:rPr>
      </w:pPr>
      <w:r w:rsidRPr="008E44BE">
        <w:rPr>
          <w:lang w:val="pt-PT"/>
        </w:rPr>
        <w:br w:type="page"/>
      </w:r>
    </w:p>
    <w:p w14:paraId="7782C508" w14:textId="77777777" w:rsidR="00377503" w:rsidRPr="008E44BE" w:rsidRDefault="00377503" w:rsidP="00377503">
      <w:pPr>
        <w:rPr>
          <w:lang w:val="pt-PT"/>
        </w:rPr>
      </w:pPr>
    </w:p>
    <w:p w14:paraId="1A8E465B" w14:textId="5519D783" w:rsidR="002E6A8D" w:rsidRPr="008E44BE" w:rsidRDefault="008E44BE" w:rsidP="00377503">
      <w:pPr>
        <w:pStyle w:val="Ttulo1"/>
        <w:jc w:val="both"/>
      </w:pPr>
      <w:bookmarkStart w:id="20" w:name="_Toc44722426"/>
      <w:bookmarkStart w:id="21" w:name="_Toc124138063"/>
      <w:bookmarkEnd w:id="12"/>
      <w:bookmarkEnd w:id="13"/>
      <w:bookmarkEnd w:id="14"/>
      <w:bookmarkEnd w:id="15"/>
      <w:bookmarkEnd w:id="16"/>
      <w:r w:rsidRPr="008E44BE">
        <w:t>Interface principal</w:t>
      </w:r>
      <w:bookmarkEnd w:id="21"/>
    </w:p>
    <w:p w14:paraId="6EE5D0B7" w14:textId="0D87CF73" w:rsidR="00A93F30" w:rsidRDefault="00B4044C" w:rsidP="00377503">
      <w:pPr>
        <w:spacing w:line="360" w:lineRule="auto"/>
        <w:jc w:val="both"/>
        <w:rPr>
          <w:lang w:val="pt-PT"/>
        </w:rPr>
      </w:pPr>
      <w:bookmarkStart w:id="22" w:name="_Toc70444850"/>
      <w:r>
        <w:rPr>
          <w:lang w:val="pt-PT"/>
        </w:rPr>
        <w:t xml:space="preserve">Após fazermos login entramos na página principal, recebemos ainda uma mensagem de </w:t>
      </w:r>
      <w:proofErr w:type="gramStart"/>
      <w:r>
        <w:rPr>
          <w:lang w:val="pt-PT"/>
        </w:rPr>
        <w:t>boas vindas</w:t>
      </w:r>
      <w:proofErr w:type="gramEnd"/>
      <w:r>
        <w:rPr>
          <w:lang w:val="pt-PT"/>
        </w:rPr>
        <w:t xml:space="preserve">. Nesta interface é-nos possível começar um novo jogo </w:t>
      </w:r>
      <w:proofErr w:type="spellStart"/>
      <w:r w:rsidRPr="00B4044C">
        <w:rPr>
          <w:i/>
          <w:iCs/>
          <w:lang w:val="pt-PT"/>
        </w:rPr>
        <w:t>singleplayer</w:t>
      </w:r>
      <w:proofErr w:type="spellEnd"/>
      <w:r>
        <w:rPr>
          <w:lang w:val="pt-PT"/>
        </w:rPr>
        <w:t>, ver o top 5 jogador</w:t>
      </w:r>
      <w:r w:rsidR="003F5404">
        <w:rPr>
          <w:lang w:val="pt-PT"/>
        </w:rPr>
        <w:t>es</w:t>
      </w:r>
      <w:r>
        <w:rPr>
          <w:lang w:val="pt-PT"/>
        </w:rPr>
        <w:t xml:space="preserve"> </w:t>
      </w:r>
      <w:r w:rsidR="002E0A6D">
        <w:rPr>
          <w:lang w:val="pt-PT"/>
        </w:rPr>
        <w:t>em</w:t>
      </w:r>
      <w:r>
        <w:rPr>
          <w:lang w:val="pt-PT"/>
        </w:rPr>
        <w:t xml:space="preserve"> </w:t>
      </w:r>
      <w:proofErr w:type="spellStart"/>
      <w:r w:rsidRPr="00B4044C">
        <w:rPr>
          <w:i/>
          <w:iCs/>
          <w:lang w:val="pt-PT"/>
        </w:rPr>
        <w:t>singleplayer</w:t>
      </w:r>
      <w:proofErr w:type="spellEnd"/>
      <w:r>
        <w:rPr>
          <w:lang w:val="pt-PT"/>
        </w:rPr>
        <w:t xml:space="preserve"> e fazer </w:t>
      </w:r>
      <w:proofErr w:type="spellStart"/>
      <w:r w:rsidRPr="00B4044C">
        <w:rPr>
          <w:i/>
          <w:iCs/>
          <w:lang w:val="pt-PT"/>
        </w:rPr>
        <w:t>logout</w:t>
      </w:r>
      <w:proofErr w:type="spellEnd"/>
      <w:r>
        <w:rPr>
          <w:lang w:val="pt-PT"/>
        </w:rPr>
        <w:t>.</w:t>
      </w:r>
    </w:p>
    <w:p w14:paraId="208FDF32" w14:textId="77777777" w:rsidR="00514E13" w:rsidRPr="008E44BE" w:rsidRDefault="00514E13" w:rsidP="00377503">
      <w:pPr>
        <w:spacing w:line="360" w:lineRule="auto"/>
        <w:jc w:val="both"/>
        <w:rPr>
          <w:lang w:val="pt-PT"/>
        </w:rPr>
      </w:pPr>
    </w:p>
    <w:p w14:paraId="7371501F" w14:textId="5BEDF27D" w:rsidR="00B4044C" w:rsidRDefault="004A0C97" w:rsidP="00514E13">
      <w:pPr>
        <w:keepNext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DAD4219" wp14:editId="1424DD9C">
                <wp:simplePos x="0" y="0"/>
                <wp:positionH relativeFrom="column">
                  <wp:posOffset>431165</wp:posOffset>
                </wp:positionH>
                <wp:positionV relativeFrom="paragraph">
                  <wp:posOffset>5133340</wp:posOffset>
                </wp:positionV>
                <wp:extent cx="2035175" cy="1404620"/>
                <wp:effectExtent l="0" t="0" r="3175" b="6350"/>
                <wp:wrapSquare wrapText="bothSides"/>
                <wp:docPr id="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51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965BAA" w14:textId="52A21E2A" w:rsidR="00514E13" w:rsidRPr="00514E13" w:rsidRDefault="00514E13" w:rsidP="00514E13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bookmarkStart w:id="23" w:name="_Toc124138077"/>
                            <w:r w:rsidRPr="00514E13">
                              <w:rPr>
                                <w:lang w:val="pt-PT"/>
                              </w:rPr>
                              <w:t xml:space="preserve">Figura </w:t>
                            </w:r>
                            <w:r w:rsidRPr="00514E13">
                              <w:rPr>
                                <w:lang w:val="pt-PT"/>
                              </w:rPr>
                              <w:fldChar w:fldCharType="begin"/>
                            </w:r>
                            <w:r w:rsidRPr="00514E13">
                              <w:rPr>
                                <w:lang w:val="pt-PT"/>
                              </w:rPr>
                              <w:instrText xml:space="preserve"> SEQ Figura \* ARABIC </w:instrText>
                            </w:r>
                            <w:r w:rsidRPr="00514E13">
                              <w:rPr>
                                <w:lang w:val="pt-PT"/>
                              </w:rPr>
                              <w:fldChar w:fldCharType="separate"/>
                            </w:r>
                            <w:r w:rsidR="00D64C19">
                              <w:rPr>
                                <w:noProof/>
                                <w:lang w:val="pt-PT"/>
                              </w:rPr>
                              <w:t>5</w:t>
                            </w:r>
                            <w:r w:rsidRPr="00514E13">
                              <w:rPr>
                                <w:lang w:val="pt-PT"/>
                              </w:rPr>
                              <w:fldChar w:fldCharType="end"/>
                            </w:r>
                            <w:r w:rsidRPr="00514E13">
                              <w:rPr>
                                <w:lang w:val="pt-PT"/>
                              </w:rPr>
                              <w:t xml:space="preserve"> - Interface principal, </w:t>
                            </w:r>
                            <w:proofErr w:type="gramStart"/>
                            <w:r w:rsidRPr="00514E13">
                              <w:rPr>
                                <w:lang w:val="pt-PT"/>
                              </w:rPr>
                              <w:t>Boas vindas</w:t>
                            </w:r>
                            <w:bookmarkEnd w:id="23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AD4219" id="_x0000_s1028" type="#_x0000_t202" style="position:absolute;left:0;text-align:left;margin-left:33.95pt;margin-top:404.2pt;width:160.2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" stroked="f">
                <v:textbox style="mso-fit-shape-to-text:t">
                  <w:txbxContent>
                    <w:p w14:paraId="2D965BAA" w14:textId="52A21E2A" w:rsidR="00514E13" w:rsidRPr="00514E13" w:rsidRDefault="00514E13" w:rsidP="00514E13">
                      <w:pPr>
                        <w:jc w:val="center"/>
                        <w:rPr>
                          <w:lang w:val="pt-PT"/>
                        </w:rPr>
                      </w:pPr>
                      <w:bookmarkStart w:id="24" w:name="_Toc124138077"/>
                      <w:r w:rsidRPr="00514E13">
                        <w:rPr>
                          <w:lang w:val="pt-PT"/>
                        </w:rPr>
                        <w:t xml:space="preserve">Figura </w:t>
                      </w:r>
                      <w:r w:rsidRPr="00514E13">
                        <w:rPr>
                          <w:lang w:val="pt-PT"/>
                        </w:rPr>
                        <w:fldChar w:fldCharType="begin"/>
                      </w:r>
                      <w:r w:rsidRPr="00514E13">
                        <w:rPr>
                          <w:lang w:val="pt-PT"/>
                        </w:rPr>
                        <w:instrText xml:space="preserve"> SEQ Figura \* ARABIC </w:instrText>
                      </w:r>
                      <w:r w:rsidRPr="00514E13">
                        <w:rPr>
                          <w:lang w:val="pt-PT"/>
                        </w:rPr>
                        <w:fldChar w:fldCharType="separate"/>
                      </w:r>
                      <w:r w:rsidR="00D64C19">
                        <w:rPr>
                          <w:noProof/>
                          <w:lang w:val="pt-PT"/>
                        </w:rPr>
                        <w:t>5</w:t>
                      </w:r>
                      <w:r w:rsidRPr="00514E13">
                        <w:rPr>
                          <w:lang w:val="pt-PT"/>
                        </w:rPr>
                        <w:fldChar w:fldCharType="end"/>
                      </w:r>
                      <w:r w:rsidRPr="00514E13">
                        <w:rPr>
                          <w:lang w:val="pt-PT"/>
                        </w:rPr>
                        <w:t xml:space="preserve"> - Interface principal, </w:t>
                      </w:r>
                      <w:proofErr w:type="gramStart"/>
                      <w:r w:rsidRPr="00514E13">
                        <w:rPr>
                          <w:lang w:val="pt-PT"/>
                        </w:rPr>
                        <w:t>Boas vindas</w:t>
                      </w:r>
                      <w:bookmarkEnd w:id="24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8E44BE" w:rsidRPr="008E44BE">
        <w:rPr>
          <w:noProof/>
          <w:lang w:val="pt-PT"/>
        </w:rPr>
        <w:drawing>
          <wp:inline distT="0" distB="0" distL="0" distR="0" wp14:anchorId="711C7490" wp14:editId="6824C74B">
            <wp:extent cx="2387117" cy="5040000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117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4E13">
        <w:rPr>
          <w:noProof/>
          <w:lang w:val="pt-PT"/>
        </w:rPr>
        <w:t xml:space="preserve"> </w:t>
      </w:r>
      <w:r w:rsidR="00514E13">
        <w:rPr>
          <w:noProof/>
          <w:lang w:val="pt-PT"/>
        </w:rPr>
        <w:tab/>
      </w:r>
      <w:r w:rsidR="00514E13">
        <w:rPr>
          <w:noProof/>
          <w:lang w:val="pt-PT"/>
        </w:rPr>
        <w:tab/>
      </w:r>
      <w:r w:rsidR="008E44BE" w:rsidRPr="008E44BE">
        <w:rPr>
          <w:noProof/>
          <w:lang w:val="pt-PT"/>
        </w:rPr>
        <w:drawing>
          <wp:inline distT="0" distB="0" distL="0" distR="0" wp14:anchorId="5FBA0EDE" wp14:editId="04EFDCD4">
            <wp:extent cx="2387118" cy="5040000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118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4B79D" w14:textId="3F2DD26A" w:rsidR="00514E13" w:rsidRDefault="00514E13" w:rsidP="00377503">
      <w:pPr>
        <w:spacing w:line="360" w:lineRule="auto"/>
        <w:jc w:val="both"/>
        <w:rPr>
          <w:lang w:val="pt-PT"/>
        </w:rPr>
      </w:pPr>
      <w:r w:rsidRPr="00514E13">
        <w:rPr>
          <w:noProof/>
          <w:lang w:val="pt-PT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4E39D96" wp14:editId="527C9846">
                <wp:simplePos x="0" y="0"/>
                <wp:positionH relativeFrom="column">
                  <wp:posOffset>3756053</wp:posOffset>
                </wp:positionH>
                <wp:positionV relativeFrom="paragraph">
                  <wp:posOffset>75096</wp:posOffset>
                </wp:positionV>
                <wp:extent cx="1836420" cy="1404620"/>
                <wp:effectExtent l="0" t="0" r="0" b="5715"/>
                <wp:wrapSquare wrapText="bothSides"/>
                <wp:docPr id="3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6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ADC4DE" w14:textId="38C0A6D0" w:rsidR="00514E13" w:rsidRDefault="00514E13" w:rsidP="00514E13">
                            <w:pPr>
                              <w:pStyle w:val="Legenda"/>
                            </w:pPr>
                            <w:bookmarkStart w:id="25" w:name="_Toc12413807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D64C19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Interface principa</w:t>
                            </w:r>
                            <w:r>
                              <w:t>l</w:t>
                            </w:r>
                            <w:bookmarkEnd w:id="25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E39D96" id="_x0000_s1029" type="#_x0000_t202" style="position:absolute;left:0;text-align:left;margin-left:295.75pt;margin-top:5.9pt;width:144.6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" stroked="f">
                <v:textbox style="mso-fit-shape-to-text:t">
                  <w:txbxContent>
                    <w:p w14:paraId="25ADC4DE" w14:textId="38C0A6D0" w:rsidR="00514E13" w:rsidRDefault="00514E13" w:rsidP="00514E13">
                      <w:pPr>
                        <w:pStyle w:val="Legenda"/>
                      </w:pPr>
                      <w:bookmarkStart w:id="26" w:name="_Toc12413807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D64C19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Interface principa</w:t>
                      </w:r>
                      <w:r>
                        <w:t>l</w:t>
                      </w:r>
                      <w:bookmarkEnd w:id="26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9E876E3" w14:textId="27D845A3" w:rsidR="00514E13" w:rsidRDefault="00514E13" w:rsidP="00377503">
      <w:pPr>
        <w:spacing w:line="360" w:lineRule="auto"/>
        <w:jc w:val="both"/>
        <w:rPr>
          <w:lang w:val="pt-PT"/>
        </w:rPr>
      </w:pPr>
    </w:p>
    <w:p w14:paraId="7CB0326C" w14:textId="742A5E56" w:rsidR="00514E13" w:rsidRDefault="00514E13">
      <w:pPr>
        <w:rPr>
          <w:lang w:val="pt-PT"/>
        </w:rPr>
      </w:pPr>
      <w:r>
        <w:rPr>
          <w:lang w:val="pt-PT"/>
        </w:rPr>
        <w:br w:type="page"/>
      </w:r>
    </w:p>
    <w:p w14:paraId="18720926" w14:textId="77777777" w:rsidR="008E44BE" w:rsidRPr="008E44BE" w:rsidRDefault="008E44BE" w:rsidP="00377503">
      <w:pPr>
        <w:spacing w:line="360" w:lineRule="auto"/>
        <w:jc w:val="both"/>
        <w:rPr>
          <w:lang w:val="pt-PT"/>
        </w:rPr>
      </w:pPr>
    </w:p>
    <w:p w14:paraId="129133D6" w14:textId="25AD6285" w:rsidR="008E44BE" w:rsidRPr="008E44BE" w:rsidRDefault="00B4044C" w:rsidP="00B4044C">
      <w:pPr>
        <w:pStyle w:val="Ttulo2"/>
      </w:pPr>
      <w:bookmarkStart w:id="27" w:name="_Toc124138064"/>
      <w:proofErr w:type="spellStart"/>
      <w:r>
        <w:t>Landscape</w:t>
      </w:r>
      <w:bookmarkEnd w:id="27"/>
      <w:proofErr w:type="spellEnd"/>
    </w:p>
    <w:p w14:paraId="684491B5" w14:textId="53F57074" w:rsidR="00514E13" w:rsidRDefault="00B4044C" w:rsidP="0085061C">
      <w:pPr>
        <w:spacing w:line="360" w:lineRule="auto"/>
        <w:jc w:val="both"/>
        <w:rPr>
          <w:lang w:val="pt-PT"/>
        </w:rPr>
      </w:pPr>
      <w:r>
        <w:rPr>
          <w:lang w:val="pt-PT"/>
        </w:rPr>
        <w:t xml:space="preserve">Este ecrã suporta ainda a orientação </w:t>
      </w:r>
      <w:proofErr w:type="spellStart"/>
      <w:r w:rsidRPr="00B4044C">
        <w:rPr>
          <w:i/>
          <w:iCs/>
          <w:lang w:val="pt-PT"/>
        </w:rPr>
        <w:t>landscape</w:t>
      </w:r>
      <w:proofErr w:type="spellEnd"/>
      <w:r>
        <w:rPr>
          <w:lang w:val="pt-PT"/>
        </w:rPr>
        <w:t>.</w:t>
      </w:r>
    </w:p>
    <w:p w14:paraId="43758F81" w14:textId="77777777" w:rsidR="00381475" w:rsidRDefault="00381475" w:rsidP="0085061C">
      <w:pPr>
        <w:spacing w:line="360" w:lineRule="auto"/>
        <w:jc w:val="both"/>
        <w:rPr>
          <w:lang w:val="pt-PT"/>
        </w:rPr>
      </w:pPr>
    </w:p>
    <w:p w14:paraId="4C52AE04" w14:textId="77777777" w:rsidR="00B4044C" w:rsidRDefault="008E44BE" w:rsidP="00514E13">
      <w:pPr>
        <w:keepNext/>
        <w:spacing w:line="360" w:lineRule="auto"/>
        <w:jc w:val="center"/>
      </w:pPr>
      <w:r w:rsidRPr="008E44BE">
        <w:rPr>
          <w:noProof/>
          <w:lang w:val="pt-PT"/>
        </w:rPr>
        <w:drawing>
          <wp:inline distT="0" distB="0" distL="0" distR="0" wp14:anchorId="4383CC9B" wp14:editId="6FA44C85">
            <wp:extent cx="4182386" cy="1980446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305" cy="199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F664" w14:textId="4DADA1E2" w:rsidR="008E44BE" w:rsidRPr="008E44BE" w:rsidRDefault="00B4044C" w:rsidP="00514E13">
      <w:pPr>
        <w:pStyle w:val="Legenda"/>
      </w:pPr>
      <w:bookmarkStart w:id="28" w:name="_Toc124137170"/>
      <w:bookmarkStart w:id="29" w:name="_Toc124138079"/>
      <w:r>
        <w:t xml:space="preserve">Figura </w:t>
      </w:r>
      <w:fldSimple w:instr=" SEQ Figura \* ARABIC ">
        <w:r w:rsidR="00D64C19">
          <w:rPr>
            <w:noProof/>
          </w:rPr>
          <w:t>7</w:t>
        </w:r>
      </w:fldSimple>
      <w:r>
        <w:t xml:space="preserve"> - </w:t>
      </w:r>
      <w:r w:rsidR="00514E13">
        <w:t>I</w:t>
      </w:r>
      <w:r>
        <w:t xml:space="preserve">nterface principal, </w:t>
      </w:r>
      <w:proofErr w:type="spellStart"/>
      <w:r>
        <w:t>Landscape</w:t>
      </w:r>
      <w:bookmarkEnd w:id="28"/>
      <w:bookmarkEnd w:id="29"/>
      <w:proofErr w:type="spellEnd"/>
    </w:p>
    <w:p w14:paraId="5CFC2740" w14:textId="507AAFF2" w:rsidR="008E44BE" w:rsidRPr="008E44BE" w:rsidRDefault="008E44BE" w:rsidP="00377503">
      <w:pPr>
        <w:spacing w:line="360" w:lineRule="auto"/>
        <w:jc w:val="both"/>
        <w:rPr>
          <w:lang w:val="pt-PT"/>
        </w:rPr>
      </w:pPr>
    </w:p>
    <w:p w14:paraId="0DBCADC2" w14:textId="652F4534" w:rsidR="008E44BE" w:rsidRPr="008E44BE" w:rsidRDefault="00B4044C" w:rsidP="00B4044C">
      <w:pPr>
        <w:pStyle w:val="Ttulo2"/>
      </w:pPr>
      <w:bookmarkStart w:id="30" w:name="_Toc124138065"/>
      <w:proofErr w:type="spellStart"/>
      <w:r>
        <w:t>Logout</w:t>
      </w:r>
      <w:bookmarkEnd w:id="30"/>
      <w:proofErr w:type="spellEnd"/>
    </w:p>
    <w:p w14:paraId="577845C8" w14:textId="2616470D" w:rsidR="008E44BE" w:rsidRPr="008E44BE" w:rsidRDefault="00514E13" w:rsidP="00377503">
      <w:pPr>
        <w:spacing w:line="360" w:lineRule="auto"/>
        <w:jc w:val="both"/>
        <w:rPr>
          <w:lang w:val="pt-PT"/>
        </w:rPr>
      </w:pPr>
      <w:r>
        <w:rPr>
          <w:lang w:val="pt-PT"/>
        </w:rPr>
        <w:t xml:space="preserve">Ao sairmos, </w:t>
      </w:r>
      <w:r w:rsidR="0085061C">
        <w:rPr>
          <w:lang w:val="pt-PT"/>
        </w:rPr>
        <w:t xml:space="preserve">fazer </w:t>
      </w:r>
      <w:proofErr w:type="spellStart"/>
      <w:r>
        <w:rPr>
          <w:lang w:val="pt-PT"/>
        </w:rPr>
        <w:t>logout</w:t>
      </w:r>
      <w:proofErr w:type="spellEnd"/>
      <w:r w:rsidR="0085061C">
        <w:rPr>
          <w:lang w:val="pt-PT"/>
        </w:rPr>
        <w:t xml:space="preserve"> da conta de utilizador, voltamos ao ecrã de login e recebemos uma mensagem de despedida.</w:t>
      </w:r>
    </w:p>
    <w:p w14:paraId="36CA4D35" w14:textId="77777777" w:rsidR="00B4044C" w:rsidRDefault="008E44BE" w:rsidP="0085061C">
      <w:pPr>
        <w:keepNext/>
        <w:spacing w:line="360" w:lineRule="auto"/>
        <w:jc w:val="center"/>
      </w:pPr>
      <w:r w:rsidRPr="008E44BE">
        <w:rPr>
          <w:noProof/>
          <w:lang w:val="pt-PT"/>
        </w:rPr>
        <w:drawing>
          <wp:inline distT="0" distB="0" distL="0" distR="0" wp14:anchorId="4A70BDC3" wp14:editId="4D017FF3">
            <wp:extent cx="1705085" cy="3600000"/>
            <wp:effectExtent l="0" t="0" r="9525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08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B48AD" w14:textId="4A195D60" w:rsidR="00EB3C24" w:rsidRPr="008E44BE" w:rsidRDefault="00B4044C" w:rsidP="0085061C">
      <w:pPr>
        <w:pStyle w:val="Legenda"/>
      </w:pPr>
      <w:bookmarkStart w:id="31" w:name="_Toc124138080"/>
      <w:r>
        <w:t xml:space="preserve">Figura </w:t>
      </w:r>
      <w:fldSimple w:instr=" SEQ Figura \* ARABIC ">
        <w:r w:rsidR="00D64C19">
          <w:rPr>
            <w:noProof/>
          </w:rPr>
          <w:t>8</w:t>
        </w:r>
      </w:fldSimple>
      <w:r>
        <w:t xml:space="preserve"> - Interface principal, Mensagem </w:t>
      </w:r>
      <w:proofErr w:type="spellStart"/>
      <w:r>
        <w:t>logout</w:t>
      </w:r>
      <w:bookmarkEnd w:id="31"/>
      <w:proofErr w:type="spellEnd"/>
      <w:r w:rsidR="00366A48" w:rsidRPr="008E44BE">
        <w:br w:type="page"/>
      </w:r>
      <w:bookmarkEnd w:id="20"/>
      <w:bookmarkEnd w:id="22"/>
    </w:p>
    <w:p w14:paraId="178DABCE" w14:textId="3104B090" w:rsidR="008E44BE" w:rsidRPr="008E44BE" w:rsidRDefault="008E44BE" w:rsidP="008E44BE">
      <w:pPr>
        <w:rPr>
          <w:lang w:val="pt-PT"/>
        </w:rPr>
      </w:pPr>
    </w:p>
    <w:p w14:paraId="1BF65D08" w14:textId="5CBDB5DB" w:rsidR="008E44BE" w:rsidRPr="008E44BE" w:rsidRDefault="008E44BE" w:rsidP="008E44BE">
      <w:pPr>
        <w:pStyle w:val="Ttulo1"/>
      </w:pPr>
      <w:bookmarkStart w:id="32" w:name="_Toc124138066"/>
      <w:r w:rsidRPr="008E44BE">
        <w:t>Editar conta utilizador</w:t>
      </w:r>
      <w:bookmarkEnd w:id="32"/>
    </w:p>
    <w:p w14:paraId="76E07B1A" w14:textId="09F5E259" w:rsidR="0085061C" w:rsidRDefault="0085061C" w:rsidP="00381475">
      <w:pPr>
        <w:spacing w:line="360" w:lineRule="auto"/>
        <w:jc w:val="both"/>
        <w:rPr>
          <w:noProof/>
          <w:lang w:val="pt-PT"/>
        </w:rPr>
      </w:pPr>
      <w:r>
        <w:rPr>
          <w:noProof/>
          <w:lang w:val="pt-PT"/>
        </w:rPr>
        <w:t xml:space="preserve">Podemos </w:t>
      </w:r>
      <w:r w:rsidR="00FB4653">
        <w:rPr>
          <w:noProof/>
          <w:lang w:val="pt-PT"/>
        </w:rPr>
        <w:t xml:space="preserve">também alterar </w:t>
      </w:r>
      <w:r w:rsidR="00381475">
        <w:rPr>
          <w:noProof/>
          <w:lang w:val="pt-PT"/>
        </w:rPr>
        <w:t>o perfil do utilizador, podendo alterar o email, password e a fotografia.</w:t>
      </w:r>
    </w:p>
    <w:p w14:paraId="75B69DCA" w14:textId="77777777" w:rsidR="00381475" w:rsidRDefault="00381475" w:rsidP="00381475">
      <w:pPr>
        <w:keepNext/>
        <w:jc w:val="center"/>
        <w:rPr>
          <w:noProof/>
          <w:lang w:val="pt-PT"/>
        </w:rPr>
      </w:pPr>
    </w:p>
    <w:p w14:paraId="2AD80BC4" w14:textId="71865D56" w:rsidR="00381475" w:rsidRDefault="001D6533" w:rsidP="00381475">
      <w:pPr>
        <w:keepNext/>
        <w:jc w:val="center"/>
      </w:pPr>
      <w:r>
        <w:rPr>
          <w:noProof/>
          <w:lang w:val="pt-PT"/>
        </w:rPr>
        <w:drawing>
          <wp:inline distT="0" distB="0" distL="0" distR="0" wp14:anchorId="4C968600" wp14:editId="6E7D9FC2">
            <wp:extent cx="3069666" cy="64800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666" cy="6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68D5D" w14:textId="3C0991F1" w:rsidR="008E44BE" w:rsidRDefault="00381475" w:rsidP="00381475">
      <w:pPr>
        <w:pStyle w:val="Legenda"/>
      </w:pPr>
      <w:bookmarkStart w:id="33" w:name="_Toc124138081"/>
      <w:r>
        <w:t xml:space="preserve">Figura </w:t>
      </w:r>
      <w:fldSimple w:instr=" SEQ Figura \* ARABIC ">
        <w:r w:rsidR="00D64C19">
          <w:rPr>
            <w:noProof/>
          </w:rPr>
          <w:t>9</w:t>
        </w:r>
      </w:fldSimple>
      <w:r>
        <w:t xml:space="preserve"> - Editar conta utilizador</w:t>
      </w:r>
      <w:bookmarkEnd w:id="33"/>
    </w:p>
    <w:p w14:paraId="74C9C098" w14:textId="77777777" w:rsidR="00381475" w:rsidRPr="008E44BE" w:rsidRDefault="00381475" w:rsidP="00381475">
      <w:pPr>
        <w:rPr>
          <w:lang w:val="pt-PT"/>
        </w:rPr>
      </w:pPr>
    </w:p>
    <w:p w14:paraId="0076F701" w14:textId="6F4C4340" w:rsidR="008E44BE" w:rsidRPr="008E44BE" w:rsidRDefault="008E44BE">
      <w:pPr>
        <w:rPr>
          <w:lang w:val="pt-PT"/>
        </w:rPr>
      </w:pPr>
      <w:r w:rsidRPr="008E44BE">
        <w:rPr>
          <w:lang w:val="pt-PT"/>
        </w:rPr>
        <w:br w:type="page"/>
      </w:r>
    </w:p>
    <w:p w14:paraId="50F27A93" w14:textId="77777777" w:rsidR="008E44BE" w:rsidRPr="008E44BE" w:rsidRDefault="008E44BE" w:rsidP="008E44BE">
      <w:pPr>
        <w:rPr>
          <w:lang w:val="pt-PT"/>
        </w:rPr>
      </w:pPr>
    </w:p>
    <w:p w14:paraId="5BBCF246" w14:textId="4D47A785" w:rsidR="008E44BE" w:rsidRPr="008E44BE" w:rsidRDefault="008E44BE" w:rsidP="008E44BE">
      <w:pPr>
        <w:pStyle w:val="Ttulo1"/>
      </w:pPr>
      <w:bookmarkStart w:id="34" w:name="_Toc124138067"/>
      <w:r w:rsidRPr="008E44BE">
        <w:t xml:space="preserve">Jogo </w:t>
      </w:r>
      <w:proofErr w:type="spellStart"/>
      <w:r w:rsidRPr="008E44BE">
        <w:t>Singleplayer</w:t>
      </w:r>
      <w:bookmarkEnd w:id="34"/>
      <w:proofErr w:type="spellEnd"/>
    </w:p>
    <w:p w14:paraId="77A48318" w14:textId="0B4B9191" w:rsidR="004A0C97" w:rsidRDefault="004A0C97" w:rsidP="00767E46">
      <w:pPr>
        <w:spacing w:line="360" w:lineRule="auto"/>
        <w:jc w:val="both"/>
        <w:rPr>
          <w:noProof/>
          <w:lang w:val="pt-PT"/>
        </w:rPr>
      </w:pPr>
      <w:r>
        <w:rPr>
          <w:noProof/>
          <w:lang w:val="pt-PT"/>
        </w:rPr>
        <w:t>Ao selecionarmos Novo Jogo – 1 Jogador</w:t>
      </w:r>
      <w:r w:rsidR="001D6533">
        <w:rPr>
          <w:noProof/>
          <w:lang w:val="pt-PT"/>
        </w:rPr>
        <w:t xml:space="preserve"> passamos para o novo ecrã onde temos o tabuleiro de jogo, e </w:t>
      </w:r>
      <w:r w:rsidR="00767E46">
        <w:rPr>
          <w:noProof/>
          <w:lang w:val="pt-PT"/>
        </w:rPr>
        <w:t>os dados do jogo, nomeadamente o nível atual, equação atual, o tempo em segundos que estamos a jogar, a nossa pontuação e ainda o tempo restante até perdemos o nível.</w:t>
      </w:r>
    </w:p>
    <w:p w14:paraId="7B8F2AF0" w14:textId="77777777" w:rsidR="00767E46" w:rsidRDefault="00767E46" w:rsidP="00767E46">
      <w:pPr>
        <w:jc w:val="center"/>
        <w:rPr>
          <w:noProof/>
          <w:lang w:val="pt-PT"/>
        </w:rPr>
      </w:pPr>
    </w:p>
    <w:p w14:paraId="16AEFB13" w14:textId="77777777" w:rsidR="00767E46" w:rsidRDefault="008E44BE" w:rsidP="00767E46">
      <w:pPr>
        <w:keepNext/>
        <w:jc w:val="center"/>
      </w:pPr>
      <w:r w:rsidRPr="008E44BE">
        <w:rPr>
          <w:noProof/>
          <w:lang w:val="pt-PT"/>
        </w:rPr>
        <w:drawing>
          <wp:inline distT="0" distB="0" distL="0" distR="0" wp14:anchorId="4C38CAA8" wp14:editId="288A63D5">
            <wp:extent cx="2046101" cy="4320000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101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7CFB2" w14:textId="737CA55A" w:rsidR="008E44BE" w:rsidRPr="008E44BE" w:rsidRDefault="00767E46" w:rsidP="00767E46">
      <w:pPr>
        <w:pStyle w:val="Legenda"/>
      </w:pPr>
      <w:bookmarkStart w:id="35" w:name="_Toc124138082"/>
      <w:r>
        <w:t xml:space="preserve">Figura </w:t>
      </w:r>
      <w:fldSimple w:instr=" SEQ Figura \* ARABIC ">
        <w:r w:rsidR="00D64C19">
          <w:rPr>
            <w:noProof/>
          </w:rPr>
          <w:t>10</w:t>
        </w:r>
      </w:fldSimple>
      <w:r>
        <w:t xml:space="preserve"> - </w:t>
      </w:r>
      <w:proofErr w:type="spellStart"/>
      <w:r>
        <w:t>Singleplayer</w:t>
      </w:r>
      <w:proofErr w:type="spellEnd"/>
      <w:r>
        <w:t xml:space="preserve">, </w:t>
      </w:r>
      <w:proofErr w:type="spellStart"/>
      <w:r>
        <w:t>Portrait</w:t>
      </w:r>
      <w:bookmarkEnd w:id="35"/>
      <w:proofErr w:type="spellEnd"/>
    </w:p>
    <w:p w14:paraId="385BA638" w14:textId="77777777" w:rsidR="008E44BE" w:rsidRDefault="008E44BE" w:rsidP="008E44BE">
      <w:pPr>
        <w:rPr>
          <w:lang w:val="pt-PT"/>
        </w:rPr>
      </w:pPr>
    </w:p>
    <w:p w14:paraId="1EBD521C" w14:textId="6003B1E5" w:rsidR="00767E46" w:rsidRDefault="00767E46">
      <w:pPr>
        <w:rPr>
          <w:lang w:val="pt-PT"/>
        </w:rPr>
      </w:pPr>
      <w:r>
        <w:rPr>
          <w:lang w:val="pt-PT"/>
        </w:rPr>
        <w:br w:type="page"/>
      </w:r>
    </w:p>
    <w:p w14:paraId="08CC811A" w14:textId="77777777" w:rsidR="00767E46" w:rsidRDefault="00767E46" w:rsidP="008E44BE">
      <w:pPr>
        <w:rPr>
          <w:lang w:val="pt-PT"/>
        </w:rPr>
      </w:pPr>
    </w:p>
    <w:p w14:paraId="083CBFEE" w14:textId="5CCBECC3" w:rsidR="00767E46" w:rsidRDefault="00767E46" w:rsidP="00767E46">
      <w:pPr>
        <w:pStyle w:val="Ttulo2"/>
      </w:pPr>
      <w:bookmarkStart w:id="36" w:name="_Toc124138068"/>
      <w:proofErr w:type="spellStart"/>
      <w:r>
        <w:t>Landscape</w:t>
      </w:r>
      <w:bookmarkEnd w:id="36"/>
      <w:proofErr w:type="spellEnd"/>
    </w:p>
    <w:p w14:paraId="380BBD02" w14:textId="27F59D18" w:rsidR="00767E46" w:rsidRPr="008E44BE" w:rsidRDefault="00767E46" w:rsidP="00767E46">
      <w:pPr>
        <w:spacing w:line="360" w:lineRule="auto"/>
        <w:jc w:val="both"/>
        <w:rPr>
          <w:lang w:val="pt-PT"/>
        </w:rPr>
      </w:pPr>
      <w:r>
        <w:rPr>
          <w:lang w:val="pt-PT"/>
        </w:rPr>
        <w:t xml:space="preserve">O jogo suporta também a orientação </w:t>
      </w:r>
      <w:proofErr w:type="spellStart"/>
      <w:r w:rsidRPr="00767E46">
        <w:rPr>
          <w:i/>
          <w:iCs/>
          <w:lang w:val="pt-PT"/>
        </w:rPr>
        <w:t>landscape</w:t>
      </w:r>
      <w:proofErr w:type="spellEnd"/>
      <w:r>
        <w:rPr>
          <w:lang w:val="pt-PT"/>
        </w:rPr>
        <w:t xml:space="preserve">, tendo um </w:t>
      </w:r>
      <w:r w:rsidRPr="00767E46">
        <w:rPr>
          <w:i/>
          <w:iCs/>
          <w:lang w:val="pt-PT"/>
        </w:rPr>
        <w:t>layout</w:t>
      </w:r>
      <w:r>
        <w:rPr>
          <w:lang w:val="pt-PT"/>
        </w:rPr>
        <w:t xml:space="preserve"> dedicado para cada tipo de orientação.</w:t>
      </w:r>
    </w:p>
    <w:p w14:paraId="124D93D7" w14:textId="77777777" w:rsidR="00767E46" w:rsidRDefault="00767E46" w:rsidP="008E44BE">
      <w:pPr>
        <w:rPr>
          <w:noProof/>
          <w:lang w:val="pt-PT"/>
        </w:rPr>
      </w:pPr>
    </w:p>
    <w:p w14:paraId="25C3B2A3" w14:textId="77777777" w:rsidR="00767E46" w:rsidRDefault="008E44BE" w:rsidP="00767E46">
      <w:pPr>
        <w:keepNext/>
        <w:jc w:val="center"/>
      </w:pPr>
      <w:r w:rsidRPr="008E44BE">
        <w:rPr>
          <w:noProof/>
          <w:lang w:val="pt-PT"/>
        </w:rPr>
        <w:drawing>
          <wp:inline distT="0" distB="0" distL="0" distR="0" wp14:anchorId="63DB448D" wp14:editId="4D68B7D9">
            <wp:extent cx="4349363" cy="2059512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489" cy="206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F3E76" w14:textId="47C94F82" w:rsidR="008E44BE" w:rsidRDefault="00767E46" w:rsidP="00EB341A">
      <w:pPr>
        <w:pStyle w:val="Legenda"/>
      </w:pPr>
      <w:bookmarkStart w:id="37" w:name="_Toc124138083"/>
      <w:r>
        <w:t xml:space="preserve">Figura </w:t>
      </w:r>
      <w:fldSimple w:instr=" SEQ Figura \* ARABIC ">
        <w:r w:rsidR="00D64C19">
          <w:rPr>
            <w:noProof/>
          </w:rPr>
          <w:t>11</w:t>
        </w:r>
      </w:fldSimple>
      <w:r>
        <w:t xml:space="preserve"> - </w:t>
      </w:r>
      <w:proofErr w:type="spellStart"/>
      <w:r>
        <w:t>Singleplayer</w:t>
      </w:r>
      <w:proofErr w:type="spellEnd"/>
      <w:r>
        <w:t xml:space="preserve">, </w:t>
      </w:r>
      <w:proofErr w:type="spellStart"/>
      <w:r>
        <w:t>Landscape</w:t>
      </w:r>
      <w:bookmarkEnd w:id="37"/>
      <w:proofErr w:type="spellEnd"/>
    </w:p>
    <w:p w14:paraId="17FB0478" w14:textId="37740858" w:rsidR="00767E46" w:rsidRDefault="00EB341A" w:rsidP="00EB341A">
      <w:pPr>
        <w:pStyle w:val="Ttulo2"/>
      </w:pPr>
      <w:bookmarkStart w:id="38" w:name="_Toc124138069"/>
      <w:r>
        <w:t>Transição próximo nível</w:t>
      </w:r>
      <w:bookmarkEnd w:id="38"/>
    </w:p>
    <w:p w14:paraId="68CA643B" w14:textId="70AD7799" w:rsidR="00EB341A" w:rsidRPr="008E44BE" w:rsidRDefault="00EB341A" w:rsidP="008E44BE">
      <w:pPr>
        <w:rPr>
          <w:lang w:val="pt-PT"/>
        </w:rPr>
      </w:pPr>
      <w:r>
        <w:rPr>
          <w:lang w:val="pt-PT"/>
        </w:rPr>
        <w:t>Ao passarmos de nível aparece-nos um ecrã com uma contagem decrescente de cinco segundos. Se carregarmos no ecrã esta contagem é colocada em pausa.</w:t>
      </w:r>
    </w:p>
    <w:p w14:paraId="3D9B15E9" w14:textId="1A3E954A" w:rsidR="00EB4054" w:rsidRDefault="008E44BE" w:rsidP="00EB4054">
      <w:pPr>
        <w:keepNext/>
        <w:jc w:val="center"/>
      </w:pPr>
      <w:r w:rsidRPr="008E44BE">
        <w:rPr>
          <w:noProof/>
          <w:lang w:val="pt-PT"/>
        </w:rPr>
        <w:drawing>
          <wp:inline distT="0" distB="0" distL="0" distR="0" wp14:anchorId="0CD7B9DC" wp14:editId="3631CA77">
            <wp:extent cx="1705085" cy="3600000"/>
            <wp:effectExtent l="0" t="0" r="9525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08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4054">
        <w:rPr>
          <w:noProof/>
          <w:lang w:val="pt-PT"/>
        </w:rPr>
        <w:t xml:space="preserve"> </w:t>
      </w:r>
      <w:r w:rsidR="00EB4054">
        <w:rPr>
          <w:noProof/>
          <w:lang w:val="pt-PT"/>
        </w:rPr>
        <w:tab/>
      </w:r>
      <w:r w:rsidR="00EB4054">
        <w:rPr>
          <w:noProof/>
          <w:lang w:val="pt-PT"/>
        </w:rPr>
        <w:tab/>
      </w:r>
      <w:r w:rsidR="00EB4054">
        <w:rPr>
          <w:noProof/>
          <w:lang w:val="pt-PT"/>
        </w:rPr>
        <w:tab/>
      </w:r>
      <w:r w:rsidRPr="008E44BE">
        <w:rPr>
          <w:noProof/>
          <w:lang w:val="pt-PT"/>
        </w:rPr>
        <w:drawing>
          <wp:inline distT="0" distB="0" distL="0" distR="0" wp14:anchorId="1FFC5184" wp14:editId="1C0AE492">
            <wp:extent cx="1705085" cy="3600000"/>
            <wp:effectExtent l="0" t="0" r="9525" b="63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08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5E04" w14:textId="4FF52322" w:rsidR="008E44BE" w:rsidRPr="008E44BE" w:rsidRDefault="00EB4054" w:rsidP="00D35387">
      <w:pPr>
        <w:pStyle w:val="Legenda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0ABA59C" wp14:editId="60DB1344">
                <wp:simplePos x="0" y="0"/>
                <wp:positionH relativeFrom="column">
                  <wp:posOffset>647894</wp:posOffset>
                </wp:positionH>
                <wp:positionV relativeFrom="paragraph">
                  <wp:posOffset>136166</wp:posOffset>
                </wp:positionV>
                <wp:extent cx="2075291" cy="1404620"/>
                <wp:effectExtent l="0" t="0" r="1270" b="6350"/>
                <wp:wrapSquare wrapText="bothSides"/>
                <wp:docPr id="3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52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AB01DF" w14:textId="659A4125" w:rsidR="00EB4054" w:rsidRPr="00EB4054" w:rsidRDefault="00EB4054" w:rsidP="00EB4054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bookmarkStart w:id="39" w:name="_Toc124138084"/>
                            <w:r w:rsidRPr="00EB4054">
                              <w:rPr>
                                <w:lang w:val="pt-PT"/>
                              </w:rPr>
                              <w:t xml:space="preserve">Figura </w:t>
                            </w:r>
                            <w:r w:rsidRPr="00EB4054">
                              <w:rPr>
                                <w:lang w:val="pt-PT"/>
                              </w:rPr>
                              <w:fldChar w:fldCharType="begin"/>
                            </w:r>
                            <w:r w:rsidRPr="00EB4054">
                              <w:rPr>
                                <w:lang w:val="pt-PT"/>
                              </w:rPr>
                              <w:instrText xml:space="preserve"> SEQ Figura \* ARABIC </w:instrText>
                            </w:r>
                            <w:r w:rsidRPr="00EB4054">
                              <w:rPr>
                                <w:lang w:val="pt-PT"/>
                              </w:rPr>
                              <w:fldChar w:fldCharType="separate"/>
                            </w:r>
                            <w:r w:rsidR="00D64C19">
                              <w:rPr>
                                <w:noProof/>
                                <w:lang w:val="pt-PT"/>
                              </w:rPr>
                              <w:t>12</w:t>
                            </w:r>
                            <w:r w:rsidRPr="00EB4054">
                              <w:rPr>
                                <w:lang w:val="pt-PT"/>
                              </w:rPr>
                              <w:fldChar w:fldCharType="end"/>
                            </w:r>
                            <w:r w:rsidRPr="00EB4054">
                              <w:rPr>
                                <w:lang w:val="pt-PT"/>
                              </w:rPr>
                              <w:t xml:space="preserve"> - Transição próximo nível,</w:t>
                            </w:r>
                            <w:r w:rsidRPr="00EB4054">
                              <w:rPr>
                                <w:noProof/>
                                <w:lang w:val="pt-PT"/>
                              </w:rPr>
                              <w:t xml:space="preserve"> Contagem</w:t>
                            </w:r>
                            <w:bookmarkEnd w:id="39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ABA59C" id="_x0000_s1030" type="#_x0000_t202" style="position:absolute;left:0;text-align:left;margin-left:51pt;margin-top:10.7pt;width:163.4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" stroked="f">
                <v:textbox style="mso-fit-shape-to-text:t">
                  <w:txbxContent>
                    <w:p w14:paraId="59AB01DF" w14:textId="659A4125" w:rsidR="00EB4054" w:rsidRPr="00EB4054" w:rsidRDefault="00EB4054" w:rsidP="00EB4054">
                      <w:pPr>
                        <w:jc w:val="center"/>
                        <w:rPr>
                          <w:lang w:val="pt-PT"/>
                        </w:rPr>
                      </w:pPr>
                      <w:bookmarkStart w:id="40" w:name="_Toc124138084"/>
                      <w:r w:rsidRPr="00EB4054">
                        <w:rPr>
                          <w:lang w:val="pt-PT"/>
                        </w:rPr>
                        <w:t xml:space="preserve">Figura </w:t>
                      </w:r>
                      <w:r w:rsidRPr="00EB4054">
                        <w:rPr>
                          <w:lang w:val="pt-PT"/>
                        </w:rPr>
                        <w:fldChar w:fldCharType="begin"/>
                      </w:r>
                      <w:r w:rsidRPr="00EB4054">
                        <w:rPr>
                          <w:lang w:val="pt-PT"/>
                        </w:rPr>
                        <w:instrText xml:space="preserve"> SEQ Figura \* ARABIC </w:instrText>
                      </w:r>
                      <w:r w:rsidRPr="00EB4054">
                        <w:rPr>
                          <w:lang w:val="pt-PT"/>
                        </w:rPr>
                        <w:fldChar w:fldCharType="separate"/>
                      </w:r>
                      <w:r w:rsidR="00D64C19">
                        <w:rPr>
                          <w:noProof/>
                          <w:lang w:val="pt-PT"/>
                        </w:rPr>
                        <w:t>12</w:t>
                      </w:r>
                      <w:r w:rsidRPr="00EB4054">
                        <w:rPr>
                          <w:lang w:val="pt-PT"/>
                        </w:rPr>
                        <w:fldChar w:fldCharType="end"/>
                      </w:r>
                      <w:r w:rsidRPr="00EB4054">
                        <w:rPr>
                          <w:lang w:val="pt-PT"/>
                        </w:rPr>
                        <w:t xml:space="preserve"> - Transição próximo nível,</w:t>
                      </w:r>
                      <w:r w:rsidRPr="00EB4054">
                        <w:rPr>
                          <w:noProof/>
                          <w:lang w:val="pt-PT"/>
                        </w:rPr>
                        <w:t xml:space="preserve"> Contagem</w:t>
                      </w:r>
                      <w:bookmarkEnd w:id="4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645D7191" wp14:editId="54EE08B1">
                <wp:simplePos x="0" y="0"/>
                <wp:positionH relativeFrom="column">
                  <wp:posOffset>3414091</wp:posOffset>
                </wp:positionH>
                <wp:positionV relativeFrom="paragraph">
                  <wp:posOffset>185697</wp:posOffset>
                </wp:positionV>
                <wp:extent cx="2019300" cy="429260"/>
                <wp:effectExtent l="0" t="0" r="0" b="8890"/>
                <wp:wrapSquare wrapText="bothSides"/>
                <wp:docPr id="3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429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8312BB" w14:textId="2A0EF53D" w:rsidR="00EB4054" w:rsidRPr="00EB4054" w:rsidRDefault="00EB4054" w:rsidP="00EB4054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bookmarkStart w:id="41" w:name="_Toc124138085"/>
                            <w:r w:rsidRPr="00EB4054">
                              <w:rPr>
                                <w:lang w:val="pt-PT"/>
                              </w:rPr>
                              <w:t xml:space="preserve">Figura </w:t>
                            </w:r>
                            <w:r w:rsidRPr="00EB4054">
                              <w:rPr>
                                <w:lang w:val="pt-PT"/>
                              </w:rPr>
                              <w:fldChar w:fldCharType="begin"/>
                            </w:r>
                            <w:r w:rsidRPr="00EB4054">
                              <w:rPr>
                                <w:lang w:val="pt-PT"/>
                              </w:rPr>
                              <w:instrText xml:space="preserve"> SEQ Figura \* ARABIC </w:instrText>
                            </w:r>
                            <w:r w:rsidRPr="00EB4054">
                              <w:rPr>
                                <w:lang w:val="pt-PT"/>
                              </w:rPr>
                              <w:fldChar w:fldCharType="separate"/>
                            </w:r>
                            <w:r w:rsidR="00D64C19">
                              <w:rPr>
                                <w:noProof/>
                                <w:lang w:val="pt-PT"/>
                              </w:rPr>
                              <w:t>13</w:t>
                            </w:r>
                            <w:r w:rsidRPr="00EB4054">
                              <w:rPr>
                                <w:lang w:val="pt-PT"/>
                              </w:rPr>
                              <w:fldChar w:fldCharType="end"/>
                            </w:r>
                            <w:r w:rsidRPr="00EB4054">
                              <w:rPr>
                                <w:lang w:val="pt-PT"/>
                              </w:rPr>
                              <w:t xml:space="preserve"> - Transição próximo nível, Pausa</w:t>
                            </w:r>
                            <w:bookmarkEnd w:id="41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D7191" id="_x0000_s1031" type="#_x0000_t202" style="position:absolute;left:0;text-align:left;margin-left:268.85pt;margin-top:14.6pt;width:159pt;height:33.8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" stroked="f">
                <v:textbox>
                  <w:txbxContent>
                    <w:p w14:paraId="7C8312BB" w14:textId="2A0EF53D" w:rsidR="00EB4054" w:rsidRPr="00EB4054" w:rsidRDefault="00EB4054" w:rsidP="00EB4054">
                      <w:pPr>
                        <w:jc w:val="center"/>
                        <w:rPr>
                          <w:lang w:val="pt-PT"/>
                        </w:rPr>
                      </w:pPr>
                      <w:bookmarkStart w:id="42" w:name="_Toc124138085"/>
                      <w:r w:rsidRPr="00EB4054">
                        <w:rPr>
                          <w:lang w:val="pt-PT"/>
                        </w:rPr>
                        <w:t xml:space="preserve">Figura </w:t>
                      </w:r>
                      <w:r w:rsidRPr="00EB4054">
                        <w:rPr>
                          <w:lang w:val="pt-PT"/>
                        </w:rPr>
                        <w:fldChar w:fldCharType="begin"/>
                      </w:r>
                      <w:r w:rsidRPr="00EB4054">
                        <w:rPr>
                          <w:lang w:val="pt-PT"/>
                        </w:rPr>
                        <w:instrText xml:space="preserve"> SEQ Figura \* ARABIC </w:instrText>
                      </w:r>
                      <w:r w:rsidRPr="00EB4054">
                        <w:rPr>
                          <w:lang w:val="pt-PT"/>
                        </w:rPr>
                        <w:fldChar w:fldCharType="separate"/>
                      </w:r>
                      <w:r w:rsidR="00D64C19">
                        <w:rPr>
                          <w:noProof/>
                          <w:lang w:val="pt-PT"/>
                        </w:rPr>
                        <w:t>13</w:t>
                      </w:r>
                      <w:r w:rsidRPr="00EB4054">
                        <w:rPr>
                          <w:lang w:val="pt-PT"/>
                        </w:rPr>
                        <w:fldChar w:fldCharType="end"/>
                      </w:r>
                      <w:r w:rsidRPr="00EB4054">
                        <w:rPr>
                          <w:lang w:val="pt-PT"/>
                        </w:rPr>
                        <w:t xml:space="preserve"> - Transição próximo nível, Pausa</w:t>
                      </w:r>
                      <w:bookmarkEnd w:id="42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CB1BBE2" w14:textId="69818479" w:rsidR="008E44BE" w:rsidRPr="008E44BE" w:rsidRDefault="008E44BE" w:rsidP="008E44BE">
      <w:pPr>
        <w:rPr>
          <w:lang w:val="pt-PT"/>
        </w:rPr>
      </w:pPr>
    </w:p>
    <w:p w14:paraId="28C3F8B7" w14:textId="76A6508D" w:rsidR="00EB4054" w:rsidRDefault="00EB4054">
      <w:pPr>
        <w:rPr>
          <w:lang w:val="pt-PT"/>
        </w:rPr>
      </w:pPr>
      <w:r>
        <w:rPr>
          <w:lang w:val="pt-PT"/>
        </w:rPr>
        <w:br w:type="page"/>
      </w:r>
    </w:p>
    <w:p w14:paraId="656D1D44" w14:textId="77777777" w:rsidR="008E44BE" w:rsidRDefault="008E44BE" w:rsidP="008E44BE">
      <w:pPr>
        <w:rPr>
          <w:lang w:val="pt-PT"/>
        </w:rPr>
      </w:pPr>
    </w:p>
    <w:p w14:paraId="0912D5D6" w14:textId="410B97C0" w:rsidR="00EB4054" w:rsidRDefault="00EB4054" w:rsidP="00EB4054">
      <w:pPr>
        <w:pStyle w:val="Ttulo3"/>
      </w:pPr>
      <w:bookmarkStart w:id="43" w:name="_Toc124138070"/>
      <w:proofErr w:type="spellStart"/>
      <w:r>
        <w:t>Landscape</w:t>
      </w:r>
      <w:bookmarkEnd w:id="43"/>
      <w:proofErr w:type="spellEnd"/>
    </w:p>
    <w:p w14:paraId="6E853AA4" w14:textId="020C4CB9" w:rsidR="00EB4054" w:rsidRPr="008E44BE" w:rsidRDefault="00EB4054" w:rsidP="00EB4054">
      <w:pPr>
        <w:spacing w:line="360" w:lineRule="auto"/>
        <w:jc w:val="both"/>
        <w:rPr>
          <w:lang w:val="pt-PT"/>
        </w:rPr>
      </w:pPr>
      <w:r>
        <w:rPr>
          <w:lang w:val="pt-PT"/>
        </w:rPr>
        <w:t xml:space="preserve">A transição para o próximo nível suporta também a orientação </w:t>
      </w:r>
      <w:proofErr w:type="spellStart"/>
      <w:r>
        <w:rPr>
          <w:lang w:val="pt-PT"/>
        </w:rPr>
        <w:t>lanscape</w:t>
      </w:r>
      <w:proofErr w:type="spellEnd"/>
      <w:r>
        <w:rPr>
          <w:lang w:val="pt-PT"/>
        </w:rPr>
        <w:t>.</w:t>
      </w:r>
    </w:p>
    <w:p w14:paraId="2D10FD2C" w14:textId="77777777" w:rsidR="00EB4054" w:rsidRDefault="008E44BE" w:rsidP="00EB4054">
      <w:pPr>
        <w:keepNext/>
        <w:jc w:val="center"/>
      </w:pPr>
      <w:r w:rsidRPr="008E44BE">
        <w:rPr>
          <w:noProof/>
          <w:lang w:val="pt-PT"/>
        </w:rPr>
        <w:drawing>
          <wp:inline distT="0" distB="0" distL="0" distR="0" wp14:anchorId="54A673B3" wp14:editId="32826937">
            <wp:extent cx="4320000" cy="2045608"/>
            <wp:effectExtent l="0" t="0" r="444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04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4A909" w14:textId="13C1EE71" w:rsidR="008E44BE" w:rsidRPr="008E44BE" w:rsidRDefault="00EB4054" w:rsidP="00EB4054">
      <w:pPr>
        <w:pStyle w:val="Legenda"/>
      </w:pPr>
      <w:bookmarkStart w:id="44" w:name="_Toc124138086"/>
      <w:r>
        <w:t xml:space="preserve">Figura </w:t>
      </w:r>
      <w:fldSimple w:instr=" SEQ Figura \* ARABIC ">
        <w:r w:rsidR="00D64C19">
          <w:rPr>
            <w:noProof/>
          </w:rPr>
          <w:t>14</w:t>
        </w:r>
      </w:fldSimple>
      <w:r w:rsidRPr="00CA4F63">
        <w:t xml:space="preserve"> - Transição próximo nível, </w:t>
      </w:r>
      <w:r>
        <w:t xml:space="preserve">Contagem </w:t>
      </w:r>
      <w:proofErr w:type="spellStart"/>
      <w:r>
        <w:t>landscape</w:t>
      </w:r>
      <w:bookmarkEnd w:id="44"/>
      <w:proofErr w:type="spellEnd"/>
    </w:p>
    <w:p w14:paraId="4557F4B8" w14:textId="5A5402F8" w:rsidR="008E44BE" w:rsidRPr="008E44BE" w:rsidRDefault="008E44BE" w:rsidP="008E44BE">
      <w:pPr>
        <w:rPr>
          <w:lang w:val="pt-PT"/>
        </w:rPr>
      </w:pPr>
    </w:p>
    <w:p w14:paraId="6402D2E9" w14:textId="5B622749" w:rsidR="008E44BE" w:rsidRPr="008E44BE" w:rsidRDefault="008E44BE" w:rsidP="008E44BE">
      <w:pPr>
        <w:rPr>
          <w:lang w:val="pt-PT"/>
        </w:rPr>
      </w:pPr>
    </w:p>
    <w:p w14:paraId="4D21B07F" w14:textId="77777777" w:rsidR="00EB4054" w:rsidRDefault="008E44BE" w:rsidP="00EB4054">
      <w:pPr>
        <w:keepNext/>
        <w:jc w:val="center"/>
      </w:pPr>
      <w:r w:rsidRPr="008E44BE">
        <w:rPr>
          <w:noProof/>
          <w:lang w:val="pt-PT"/>
        </w:rPr>
        <w:drawing>
          <wp:inline distT="0" distB="0" distL="0" distR="0" wp14:anchorId="6A46EFD5" wp14:editId="113310D4">
            <wp:extent cx="4320000" cy="2045607"/>
            <wp:effectExtent l="0" t="0" r="444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04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9F1E9" w14:textId="4596E85F" w:rsidR="008E44BE" w:rsidRPr="008E44BE" w:rsidRDefault="00EB4054" w:rsidP="00EB4054">
      <w:pPr>
        <w:pStyle w:val="Legenda"/>
      </w:pPr>
      <w:bookmarkStart w:id="45" w:name="_Toc124138087"/>
      <w:r>
        <w:t xml:space="preserve">Figura </w:t>
      </w:r>
      <w:fldSimple w:instr=" SEQ Figura \* ARABIC ">
        <w:r w:rsidR="00D64C19">
          <w:rPr>
            <w:noProof/>
          </w:rPr>
          <w:t>15</w:t>
        </w:r>
      </w:fldSimple>
      <w:r w:rsidRPr="00456ED0">
        <w:t xml:space="preserve"> - Transição próximo nível, </w:t>
      </w:r>
      <w:proofErr w:type="gramStart"/>
      <w:r>
        <w:t>Pausa</w:t>
      </w:r>
      <w:proofErr w:type="gramEnd"/>
      <w:r>
        <w:t xml:space="preserve"> </w:t>
      </w:r>
      <w:proofErr w:type="spellStart"/>
      <w:r>
        <w:t>landscape</w:t>
      </w:r>
      <w:bookmarkEnd w:id="45"/>
      <w:proofErr w:type="spellEnd"/>
    </w:p>
    <w:p w14:paraId="2E7B2C8F" w14:textId="46693B2C" w:rsidR="008E44BE" w:rsidRPr="008E44BE" w:rsidRDefault="008E44BE" w:rsidP="008E44BE">
      <w:pPr>
        <w:rPr>
          <w:lang w:val="pt-PT"/>
        </w:rPr>
      </w:pPr>
    </w:p>
    <w:p w14:paraId="4E0FDCED" w14:textId="32DD3A69" w:rsidR="00EB4054" w:rsidRDefault="00EB4054">
      <w:pPr>
        <w:rPr>
          <w:lang w:val="pt-PT"/>
        </w:rPr>
      </w:pPr>
      <w:r>
        <w:rPr>
          <w:lang w:val="pt-PT"/>
        </w:rPr>
        <w:br w:type="page"/>
      </w:r>
    </w:p>
    <w:p w14:paraId="3A1ECDCF" w14:textId="77777777" w:rsidR="00EB4054" w:rsidRDefault="00EB4054" w:rsidP="008E44BE">
      <w:pPr>
        <w:rPr>
          <w:lang w:val="pt-PT"/>
        </w:rPr>
      </w:pPr>
    </w:p>
    <w:p w14:paraId="6C16A728" w14:textId="47B9B342" w:rsidR="008E44BE" w:rsidRDefault="00EB4054" w:rsidP="00EB4054">
      <w:pPr>
        <w:pStyle w:val="Ttulo2"/>
      </w:pPr>
      <w:bookmarkStart w:id="46" w:name="_Toc124138071"/>
      <w:r>
        <w:t>Sair jogo</w:t>
      </w:r>
      <w:bookmarkEnd w:id="46"/>
    </w:p>
    <w:p w14:paraId="7B0FDE48" w14:textId="23EEC4BE" w:rsidR="00EB4054" w:rsidRPr="008E44BE" w:rsidRDefault="00EB4054" w:rsidP="002B5C23">
      <w:pPr>
        <w:spacing w:line="360" w:lineRule="auto"/>
        <w:jc w:val="both"/>
        <w:rPr>
          <w:lang w:val="pt-PT"/>
        </w:rPr>
      </w:pPr>
      <w:r>
        <w:rPr>
          <w:lang w:val="pt-PT"/>
        </w:rPr>
        <w:t>Se quisermos a algum momento sair do jogo atual podemos fazê-lo através do botão de retroceder, sendo que ao carregarmos a primeira vez aparece uma mensagem a pedir uma confirmação ao carregar uma segunda vez</w:t>
      </w:r>
      <w:r w:rsidR="002B5C23">
        <w:rPr>
          <w:lang w:val="pt-PT"/>
        </w:rPr>
        <w:t>.</w:t>
      </w:r>
    </w:p>
    <w:p w14:paraId="5E4EA553" w14:textId="77777777" w:rsidR="003F5404" w:rsidRDefault="003F5404" w:rsidP="008E44BE">
      <w:pPr>
        <w:rPr>
          <w:ins w:id="47" w:author="{B7851DA0-5DE8-4238-BF7D-BEA6FF2648E8}" w:date="2023-01-09T06:23:00Z"/>
          <w:lang w:val="pt-PT"/>
        </w:rPr>
      </w:pPr>
    </w:p>
    <w:p w14:paraId="4F67573A" w14:textId="4A8A2D2D" w:rsidR="008E44BE" w:rsidRPr="008E44BE" w:rsidRDefault="008E44BE" w:rsidP="008E44BE">
      <w:pPr>
        <w:rPr>
          <w:lang w:val="pt-PT"/>
        </w:rPr>
      </w:pPr>
    </w:p>
    <w:p w14:paraId="3273CF00" w14:textId="2333B6BF" w:rsidR="002B5C23" w:rsidRDefault="002E5A86" w:rsidP="002B5C23">
      <w:pPr>
        <w:keepNext/>
        <w:jc w:val="center"/>
      </w:pPr>
      <w:r>
        <w:rPr>
          <w:noProof/>
        </w:rPr>
        <w:drawing>
          <wp:inline distT="0" distB="0" distL="0" distR="0" wp14:anchorId="11F32DAE" wp14:editId="0332215A">
            <wp:extent cx="2558055" cy="54000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055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400C6" w14:textId="111CCF0F" w:rsidR="008E44BE" w:rsidRPr="008E44BE" w:rsidRDefault="002B5C23" w:rsidP="002B5C23">
      <w:pPr>
        <w:pStyle w:val="Legenda"/>
      </w:pPr>
      <w:bookmarkStart w:id="48" w:name="_Toc124138088"/>
      <w:r>
        <w:t xml:space="preserve">Figura </w:t>
      </w:r>
      <w:fldSimple w:instr=" SEQ Figura \* ARABIC ">
        <w:r w:rsidR="00D64C19">
          <w:rPr>
            <w:noProof/>
          </w:rPr>
          <w:t>16</w:t>
        </w:r>
      </w:fldSimple>
      <w:r>
        <w:t xml:space="preserve"> - </w:t>
      </w:r>
      <w:proofErr w:type="spellStart"/>
      <w:r>
        <w:t>Singleplayer</w:t>
      </w:r>
      <w:proofErr w:type="spellEnd"/>
      <w:r>
        <w:t xml:space="preserve">, </w:t>
      </w:r>
      <w:proofErr w:type="gramStart"/>
      <w:r>
        <w:t>Sair</w:t>
      </w:r>
      <w:proofErr w:type="gramEnd"/>
      <w:r>
        <w:t xml:space="preserve"> jogo</w:t>
      </w:r>
      <w:bookmarkEnd w:id="48"/>
    </w:p>
    <w:p w14:paraId="3B487275" w14:textId="655BBF74" w:rsidR="008E44BE" w:rsidRPr="008E44BE" w:rsidRDefault="008E44BE">
      <w:pPr>
        <w:rPr>
          <w:lang w:val="pt-PT"/>
        </w:rPr>
      </w:pPr>
      <w:r w:rsidRPr="008E44BE">
        <w:rPr>
          <w:lang w:val="pt-PT"/>
        </w:rPr>
        <w:br w:type="page"/>
      </w:r>
    </w:p>
    <w:p w14:paraId="0BCCBF5A" w14:textId="48D59CFD" w:rsidR="008E44BE" w:rsidRPr="008E44BE" w:rsidRDefault="008E44BE" w:rsidP="008E44BE">
      <w:pPr>
        <w:rPr>
          <w:lang w:val="pt-PT"/>
        </w:rPr>
      </w:pPr>
    </w:p>
    <w:p w14:paraId="45F45FB7" w14:textId="41DC0DC4" w:rsidR="008E44BE" w:rsidRPr="008E44BE" w:rsidRDefault="008E44BE" w:rsidP="008E44BE">
      <w:pPr>
        <w:pStyle w:val="Ttulo1"/>
      </w:pPr>
      <w:bookmarkStart w:id="49" w:name="_Toc124138072"/>
      <w:r w:rsidRPr="008E44BE">
        <w:t xml:space="preserve">Top 5 Jogadores </w:t>
      </w:r>
      <w:proofErr w:type="spellStart"/>
      <w:r w:rsidRPr="008E44BE">
        <w:t>Singleplayer</w:t>
      </w:r>
      <w:bookmarkEnd w:id="49"/>
      <w:proofErr w:type="spellEnd"/>
    </w:p>
    <w:p w14:paraId="5E5092DE" w14:textId="4C86EA3D" w:rsidR="002B5C23" w:rsidRDefault="002B5C23" w:rsidP="00EC533F">
      <w:pPr>
        <w:spacing w:line="360" w:lineRule="auto"/>
        <w:jc w:val="both"/>
        <w:rPr>
          <w:noProof/>
          <w:lang w:val="pt-PT"/>
        </w:rPr>
      </w:pPr>
      <w:r>
        <w:rPr>
          <w:noProof/>
          <w:lang w:val="pt-PT"/>
        </w:rPr>
        <w:t xml:space="preserve">Na interface </w:t>
      </w:r>
      <w:r w:rsidR="007A3844">
        <w:rPr>
          <w:noProof/>
          <w:lang w:val="pt-PT"/>
        </w:rPr>
        <w:t>principal temos ainda acesso ao</w:t>
      </w:r>
      <w:r w:rsidR="00EC533F">
        <w:rPr>
          <w:noProof/>
          <w:lang w:val="pt-PT"/>
        </w:rPr>
        <w:t xml:space="preserve"> top de cinco jogadores com mais pontos em jogos de 1 jogador.</w:t>
      </w:r>
    </w:p>
    <w:p w14:paraId="5FD71730" w14:textId="77777777" w:rsidR="004F228C" w:rsidRDefault="004F228C" w:rsidP="002B5C23">
      <w:pPr>
        <w:jc w:val="both"/>
        <w:rPr>
          <w:noProof/>
          <w:lang w:val="pt-PT"/>
        </w:rPr>
      </w:pPr>
    </w:p>
    <w:p w14:paraId="6EBBD001" w14:textId="77777777" w:rsidR="00373BE3" w:rsidRDefault="00373BE3" w:rsidP="00373BE3">
      <w:pPr>
        <w:keepNext/>
        <w:jc w:val="center"/>
      </w:pPr>
      <w:r>
        <w:rPr>
          <w:noProof/>
          <w:lang w:val="pt-PT"/>
        </w:rPr>
        <w:drawing>
          <wp:inline distT="0" distB="0" distL="0" distR="0" wp14:anchorId="3FE8C14D" wp14:editId="7A52E564">
            <wp:extent cx="2558055" cy="540000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055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8E382" w14:textId="06E5D103" w:rsidR="008E44BE" w:rsidRPr="008E44BE" w:rsidRDefault="00373BE3" w:rsidP="00373BE3">
      <w:pPr>
        <w:pStyle w:val="Legenda"/>
      </w:pPr>
      <w:bookmarkStart w:id="50" w:name="_Toc124138089"/>
      <w:r>
        <w:t xml:space="preserve">Figura </w:t>
      </w:r>
      <w:fldSimple w:instr=" SEQ Figura \* ARABIC ">
        <w:r w:rsidR="00D64C19">
          <w:rPr>
            <w:noProof/>
          </w:rPr>
          <w:t>17</w:t>
        </w:r>
      </w:fldSimple>
      <w:r>
        <w:t xml:space="preserve"> - Top 5 jogadores</w:t>
      </w:r>
      <w:bookmarkEnd w:id="50"/>
    </w:p>
    <w:sectPr w:rsidR="008E44BE" w:rsidRPr="008E44BE" w:rsidSect="00366A48">
      <w:pgSz w:w="11906" w:h="16838" w:code="9"/>
      <w:pgMar w:top="170" w:right="1134" w:bottom="720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0A7139" w14:textId="77777777" w:rsidR="001E2B93" w:rsidRDefault="001E2B93">
      <w:r>
        <w:separator/>
      </w:r>
    </w:p>
    <w:p w14:paraId="4DA647F6" w14:textId="77777777" w:rsidR="001E2B93" w:rsidRDefault="001E2B93"/>
    <w:p w14:paraId="7F23814E" w14:textId="77777777" w:rsidR="001E2B93" w:rsidRDefault="001E2B93"/>
    <w:p w14:paraId="10247E7B" w14:textId="77777777" w:rsidR="001E2B93" w:rsidRDefault="001E2B93"/>
  </w:endnote>
  <w:endnote w:type="continuationSeparator" w:id="0">
    <w:p w14:paraId="35B92BF2" w14:textId="77777777" w:rsidR="001E2B93" w:rsidRDefault="001E2B93">
      <w:r>
        <w:continuationSeparator/>
      </w:r>
    </w:p>
    <w:p w14:paraId="1BD7AA53" w14:textId="77777777" w:rsidR="001E2B93" w:rsidRDefault="001E2B93"/>
    <w:p w14:paraId="3BADE99A" w14:textId="77777777" w:rsidR="001E2B93" w:rsidRDefault="001E2B93"/>
    <w:p w14:paraId="19E77C4F" w14:textId="77777777" w:rsidR="001E2B93" w:rsidRDefault="001E2B93"/>
  </w:endnote>
  <w:endnote w:type="continuationNotice" w:id="1">
    <w:p w14:paraId="5A781A7D" w14:textId="77777777" w:rsidR="001E2B93" w:rsidRDefault="001E2B9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74017797"/>
      <w:docPartObj>
        <w:docPartGallery w:val="Page Numbers (Bottom of Page)"/>
        <w:docPartUnique/>
      </w:docPartObj>
    </w:sdtPr>
    <w:sdtContent>
      <w:p w14:paraId="7C0E8D78" w14:textId="28939283" w:rsidR="00C04167" w:rsidRDefault="00D14852">
        <w:pPr>
          <w:pStyle w:val="Rodap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3632" behindDoc="0" locked="0" layoutInCell="1" allowOverlap="1" wp14:anchorId="042B24F6" wp14:editId="4068864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2" name="Agrupar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35A093" w14:textId="1710BF34" w:rsidR="00D14852" w:rsidRDefault="00D14852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  <w:lang w:val="pt-PT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42B24F6" id="Agrupar 12" o:spid="_x0000_s1032" style="position:absolute;margin-left:0;margin-top:0;width:610.5pt;height:15pt;z-index:251653632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/X6cw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3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  <v:textbox inset="0,0,0,0">
                      <w:txbxContent>
                        <w:p w14:paraId="0635A093" w14:textId="1710BF34" w:rsidR="00D14852" w:rsidRDefault="00D14852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  <w:lang w:val="pt-PT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4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5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" strokecolor="#a5a5a5"/>
                    <v:shape id="AutoShape 28" o:spid="_x0000_s1036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8231405"/>
      <w:docPartObj>
        <w:docPartGallery w:val="Page Numbers (Bottom of Page)"/>
        <w:docPartUnique/>
      </w:docPartObj>
    </w:sdtPr>
    <w:sdtContent>
      <w:p w14:paraId="61FC5CEF" w14:textId="208C7DB6" w:rsidR="00C04167" w:rsidRDefault="00C04167">
        <w:pPr>
          <w:pStyle w:val="Rodap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46464" behindDoc="0" locked="0" layoutInCell="1" allowOverlap="1" wp14:anchorId="4C6467DF" wp14:editId="48BF7314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26" name="Agrupar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8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F1A151" w14:textId="77777777" w:rsidR="00C04167" w:rsidRDefault="00C0416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  <w:lang w:val="pt-PT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0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1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C6467DF" id="Agrupar 26" o:spid="_x0000_s1037" style="position:absolute;margin-left:0;margin-top:0;width:610.5pt;height:15pt;z-index:2516464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8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  <v:textbox inset="0,0,0,0">
                      <w:txbxContent>
                        <w:p w14:paraId="42F1A151" w14:textId="77777777" w:rsidR="00C04167" w:rsidRDefault="00C0416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  <w:lang w:val="pt-PT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9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40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" strokecolor="#a5a5a5"/>
                    <v:shape id="AutoShape 28" o:spid="_x0000_s1041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B3E8D" w14:textId="77777777" w:rsidR="001E2B93" w:rsidRDefault="001E2B93">
      <w:r>
        <w:rPr>
          <w:lang w:val="pt-PT"/>
        </w:rPr>
        <w:fldChar w:fldCharType="begin"/>
      </w:r>
      <w:r>
        <w:rPr>
          <w:lang w:val="pt-PT"/>
        </w:rPr>
        <w:instrText xml:space="preserve"> DATE \@ "dd-MM-yyyy" </w:instrText>
      </w:r>
      <w:r>
        <w:rPr>
          <w:lang w:val="pt-PT"/>
        </w:rPr>
        <w:fldChar w:fldCharType="separate"/>
      </w:r>
      <w:r>
        <w:rPr>
          <w:noProof/>
          <w:lang w:val="pt-PT"/>
        </w:rPr>
        <w:t>09-01-2023</w:t>
      </w:r>
      <w:r>
        <w:rPr>
          <w:lang w:val="pt-PT"/>
        </w:rPr>
        <w:fldChar w:fldCharType="end"/>
      </w:r>
      <w:r>
        <w:separator/>
      </w:r>
    </w:p>
    <w:p w14:paraId="2C5B9944" w14:textId="77777777" w:rsidR="001E2B93" w:rsidRDefault="001E2B93"/>
    <w:p w14:paraId="51138AB6" w14:textId="77777777" w:rsidR="001E2B93" w:rsidRDefault="001E2B93"/>
    <w:p w14:paraId="75BD4D1E" w14:textId="77777777" w:rsidR="001E2B93" w:rsidRDefault="001E2B93"/>
  </w:footnote>
  <w:footnote w:type="continuationSeparator" w:id="0">
    <w:p w14:paraId="2EE5D906" w14:textId="77777777" w:rsidR="001E2B93" w:rsidRDefault="001E2B93">
      <w:r>
        <w:continuationSeparator/>
      </w:r>
    </w:p>
    <w:p w14:paraId="42C37B8B" w14:textId="77777777" w:rsidR="001E2B93" w:rsidRDefault="001E2B93"/>
    <w:p w14:paraId="60675E75" w14:textId="77777777" w:rsidR="001E2B93" w:rsidRDefault="001E2B93"/>
    <w:p w14:paraId="789F9BF9" w14:textId="77777777" w:rsidR="001E2B93" w:rsidRDefault="001E2B93"/>
  </w:footnote>
  <w:footnote w:type="continuationNotice" w:id="1">
    <w:p w14:paraId="2077F153" w14:textId="77777777" w:rsidR="001E2B93" w:rsidRDefault="001E2B9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0FB5B" w14:textId="127263A9" w:rsidR="00C04167" w:rsidRDefault="009E30F0">
    <w:pPr>
      <w:pStyle w:val="Cabealho"/>
    </w:pPr>
    <w:r>
      <w:rPr>
        <w:noProof/>
      </w:rPr>
      <w:drawing>
        <wp:anchor distT="0" distB="0" distL="114300" distR="114300" simplePos="0" relativeHeight="251675136" behindDoc="1" locked="0" layoutInCell="1" allowOverlap="1" wp14:anchorId="4965F747" wp14:editId="52C6FFD1">
          <wp:simplePos x="0" y="0"/>
          <wp:positionH relativeFrom="margin">
            <wp:posOffset>5335325</wp:posOffset>
          </wp:positionH>
          <wp:positionV relativeFrom="paragraph">
            <wp:posOffset>-350796</wp:posOffset>
          </wp:positionV>
          <wp:extent cx="1392555" cy="955040"/>
          <wp:effectExtent l="0" t="0" r="0" b="0"/>
          <wp:wrapTight wrapText="bothSides">
            <wp:wrapPolygon edited="0">
              <wp:start x="0" y="0"/>
              <wp:lineTo x="0" y="21112"/>
              <wp:lineTo x="21275" y="21112"/>
              <wp:lineTo x="21275" y="0"/>
              <wp:lineTo x="0" y="0"/>
            </wp:wrapPolygon>
          </wp:wrapTight>
          <wp:docPr id="37" name="Imagem 37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 descr="Uma imagem com text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92555" cy="955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5ACC5" w14:textId="308376BC" w:rsidR="00C04167" w:rsidRDefault="00B77857" w:rsidP="002B3C73">
    <w:pPr>
      <w:pStyle w:val="Cabealho"/>
      <w:jc w:val="center"/>
    </w:pPr>
    <w:r>
      <w:rPr>
        <w:noProof/>
      </w:rPr>
      <w:drawing>
        <wp:anchor distT="0" distB="0" distL="114300" distR="114300" simplePos="0" relativeHeight="251667968" behindDoc="1" locked="0" layoutInCell="1" allowOverlap="1" wp14:anchorId="3E6EDE24" wp14:editId="0AECFF14">
          <wp:simplePos x="0" y="0"/>
          <wp:positionH relativeFrom="margin">
            <wp:posOffset>5349681</wp:posOffset>
          </wp:positionH>
          <wp:positionV relativeFrom="paragraph">
            <wp:posOffset>-348311</wp:posOffset>
          </wp:positionV>
          <wp:extent cx="1392555" cy="955040"/>
          <wp:effectExtent l="0" t="0" r="0" b="0"/>
          <wp:wrapTight wrapText="bothSides">
            <wp:wrapPolygon edited="0">
              <wp:start x="0" y="0"/>
              <wp:lineTo x="0" y="21112"/>
              <wp:lineTo x="21275" y="21112"/>
              <wp:lineTo x="21275" y="0"/>
              <wp:lineTo x="0" y="0"/>
            </wp:wrapPolygon>
          </wp:wrapTight>
          <wp:docPr id="38" name="Imagem 38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 descr="Uma imagem com text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92555" cy="955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478F5" w14:textId="043440FD" w:rsidR="00C04167" w:rsidRDefault="00B77857">
    <w:pPr>
      <w:pStyle w:val="Cabealho"/>
    </w:pPr>
    <w:r>
      <w:rPr>
        <w:noProof/>
      </w:rPr>
      <w:drawing>
        <wp:anchor distT="0" distB="0" distL="114300" distR="114300" simplePos="0" relativeHeight="251660800" behindDoc="1" locked="0" layoutInCell="1" allowOverlap="1" wp14:anchorId="6F8A6AFD" wp14:editId="3D95973A">
          <wp:simplePos x="0" y="0"/>
          <wp:positionH relativeFrom="margin">
            <wp:posOffset>5334304</wp:posOffset>
          </wp:positionH>
          <wp:positionV relativeFrom="paragraph">
            <wp:posOffset>-344170</wp:posOffset>
          </wp:positionV>
          <wp:extent cx="1392555" cy="955040"/>
          <wp:effectExtent l="0" t="0" r="0" b="0"/>
          <wp:wrapTight wrapText="bothSides">
            <wp:wrapPolygon edited="0">
              <wp:start x="0" y="0"/>
              <wp:lineTo x="0" y="21112"/>
              <wp:lineTo x="21275" y="21112"/>
              <wp:lineTo x="21275" y="0"/>
              <wp:lineTo x="0" y="0"/>
            </wp:wrapPolygon>
          </wp:wrapTight>
          <wp:docPr id="39" name="Imagem 39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 descr="Uma imagem com text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92555" cy="955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2679D">
      <w:fldChar w:fldCharType="begin"/>
    </w:r>
    <w:r w:rsidR="0052679D">
      <w:instrText xml:space="preserve"> INCLUDEPICTURE "https://www.isec.pt/assets_isec/logo-isec-transparente.png" \* MERGEFORMATINET </w:instrText>
    </w:r>
    <w:r w:rsidR="00000000">
      <w:fldChar w:fldCharType="separate"/>
    </w:r>
    <w:r w:rsidR="0052679D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44" type="#_x0000_t75" style="width:11.25pt;height:11.25pt" o:bullet="t">
        <v:imagedata r:id="rId1" o:title="mso2A"/>
      </v:shape>
    </w:pict>
  </w:numPicBullet>
  <w:abstractNum w:abstractNumId="0" w15:restartNumberingAfterBreak="0">
    <w:nsid w:val="42364ACF"/>
    <w:multiLevelType w:val="hybridMultilevel"/>
    <w:tmpl w:val="F88CD98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32511B0"/>
    <w:multiLevelType w:val="hybridMultilevel"/>
    <w:tmpl w:val="85E8A1F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01551D6"/>
    <w:multiLevelType w:val="hybridMultilevel"/>
    <w:tmpl w:val="93F0EC24"/>
    <w:lvl w:ilvl="0" w:tplc="D88ABCEE">
      <w:numFmt w:val="bullet"/>
      <w:lvlText w:val=""/>
      <w:lvlJc w:val="left"/>
      <w:pPr>
        <w:ind w:left="473" w:hanging="361"/>
      </w:pPr>
      <w:rPr>
        <w:rFonts w:ascii="Symbol" w:eastAsia="Symbol" w:hAnsi="Symbol" w:cs="Symbol" w:hint="default"/>
        <w:color w:val="A6A6A6"/>
        <w:w w:val="100"/>
        <w:sz w:val="22"/>
        <w:szCs w:val="22"/>
        <w:lang w:val="pt-PT" w:eastAsia="en-US" w:bidi="ar-SA"/>
      </w:rPr>
    </w:lvl>
    <w:lvl w:ilvl="1" w:tplc="722CA3BA">
      <w:start w:val="1"/>
      <w:numFmt w:val="decimal"/>
      <w:lvlText w:val="%2."/>
      <w:lvlJc w:val="left"/>
      <w:pPr>
        <w:ind w:left="833" w:hanging="360"/>
      </w:pPr>
      <w:rPr>
        <w:rFonts w:ascii="Arial" w:eastAsia="Arial" w:hAnsi="Arial" w:cs="Arial" w:hint="default"/>
        <w:b/>
        <w:bCs/>
        <w:color w:val="4F81BC"/>
        <w:spacing w:val="-1"/>
        <w:w w:val="100"/>
        <w:sz w:val="28"/>
        <w:szCs w:val="28"/>
        <w:lang w:val="pt-PT" w:eastAsia="en-US" w:bidi="ar-SA"/>
      </w:rPr>
    </w:lvl>
    <w:lvl w:ilvl="2" w:tplc="9EFE027E">
      <w:numFmt w:val="bullet"/>
      <w:lvlText w:val="•"/>
      <w:lvlJc w:val="left"/>
      <w:pPr>
        <w:ind w:left="1842" w:hanging="360"/>
      </w:pPr>
      <w:rPr>
        <w:rFonts w:hint="default"/>
        <w:lang w:val="pt-PT" w:eastAsia="en-US" w:bidi="ar-SA"/>
      </w:rPr>
    </w:lvl>
    <w:lvl w:ilvl="3" w:tplc="DA8847D6">
      <w:numFmt w:val="bullet"/>
      <w:lvlText w:val="•"/>
      <w:lvlJc w:val="left"/>
      <w:pPr>
        <w:ind w:left="2845" w:hanging="360"/>
      </w:pPr>
      <w:rPr>
        <w:rFonts w:hint="default"/>
        <w:lang w:val="pt-PT" w:eastAsia="en-US" w:bidi="ar-SA"/>
      </w:rPr>
    </w:lvl>
    <w:lvl w:ilvl="4" w:tplc="2F18F912">
      <w:numFmt w:val="bullet"/>
      <w:lvlText w:val="•"/>
      <w:lvlJc w:val="left"/>
      <w:pPr>
        <w:ind w:left="3848" w:hanging="360"/>
      </w:pPr>
      <w:rPr>
        <w:rFonts w:hint="default"/>
        <w:lang w:val="pt-PT" w:eastAsia="en-US" w:bidi="ar-SA"/>
      </w:rPr>
    </w:lvl>
    <w:lvl w:ilvl="5" w:tplc="C852B020">
      <w:numFmt w:val="bullet"/>
      <w:lvlText w:val="•"/>
      <w:lvlJc w:val="left"/>
      <w:pPr>
        <w:ind w:left="4851" w:hanging="360"/>
      </w:pPr>
      <w:rPr>
        <w:rFonts w:hint="default"/>
        <w:lang w:val="pt-PT" w:eastAsia="en-US" w:bidi="ar-SA"/>
      </w:rPr>
    </w:lvl>
    <w:lvl w:ilvl="6" w:tplc="57F02110">
      <w:numFmt w:val="bullet"/>
      <w:lvlText w:val="•"/>
      <w:lvlJc w:val="left"/>
      <w:pPr>
        <w:ind w:left="5854" w:hanging="360"/>
      </w:pPr>
      <w:rPr>
        <w:rFonts w:hint="default"/>
        <w:lang w:val="pt-PT" w:eastAsia="en-US" w:bidi="ar-SA"/>
      </w:rPr>
    </w:lvl>
    <w:lvl w:ilvl="7" w:tplc="D5D4BC9A">
      <w:numFmt w:val="bullet"/>
      <w:lvlText w:val="•"/>
      <w:lvlJc w:val="left"/>
      <w:pPr>
        <w:ind w:left="6857" w:hanging="360"/>
      </w:pPr>
      <w:rPr>
        <w:rFonts w:hint="default"/>
        <w:lang w:val="pt-PT" w:eastAsia="en-US" w:bidi="ar-SA"/>
      </w:rPr>
    </w:lvl>
    <w:lvl w:ilvl="8" w:tplc="E15E5FAC">
      <w:numFmt w:val="bullet"/>
      <w:lvlText w:val="•"/>
      <w:lvlJc w:val="left"/>
      <w:pPr>
        <w:ind w:left="7860" w:hanging="360"/>
      </w:pPr>
      <w:rPr>
        <w:rFonts w:hint="default"/>
        <w:lang w:val="pt-PT" w:eastAsia="en-US" w:bidi="ar-SA"/>
      </w:rPr>
    </w:lvl>
  </w:abstractNum>
  <w:abstractNum w:abstractNumId="3" w15:restartNumberingAfterBreak="1">
    <w:nsid w:val="63690458"/>
    <w:multiLevelType w:val="hybridMultilevel"/>
    <w:tmpl w:val="00C49B46"/>
    <w:lvl w:ilvl="0" w:tplc="F1E22456">
      <w:start w:val="1"/>
      <w:numFmt w:val="bullet"/>
      <w:pStyle w:val="ListaMarcas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E7096E"/>
    <w:multiLevelType w:val="hybridMultilevel"/>
    <w:tmpl w:val="FF342762"/>
    <w:lvl w:ilvl="0" w:tplc="2C9CE4EA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color w:val="4F81BC"/>
        <w:w w:val="100"/>
        <w:sz w:val="22"/>
        <w:szCs w:val="22"/>
        <w:lang w:val="pt-PT" w:eastAsia="en-US" w:bidi="ar-SA"/>
      </w:rPr>
    </w:lvl>
    <w:lvl w:ilvl="1" w:tplc="8EEC9E44">
      <w:numFmt w:val="bullet"/>
      <w:lvlText w:val="•"/>
      <w:lvlJc w:val="left"/>
      <w:pPr>
        <w:ind w:left="1742" w:hanging="360"/>
      </w:pPr>
      <w:rPr>
        <w:rFonts w:hint="default"/>
        <w:lang w:val="pt-PT" w:eastAsia="en-US" w:bidi="ar-SA"/>
      </w:rPr>
    </w:lvl>
    <w:lvl w:ilvl="2" w:tplc="46BCFF52">
      <w:numFmt w:val="bullet"/>
      <w:lvlText w:val="•"/>
      <w:lvlJc w:val="left"/>
      <w:pPr>
        <w:ind w:left="2645" w:hanging="360"/>
      </w:pPr>
      <w:rPr>
        <w:rFonts w:hint="default"/>
        <w:lang w:val="pt-PT" w:eastAsia="en-US" w:bidi="ar-SA"/>
      </w:rPr>
    </w:lvl>
    <w:lvl w:ilvl="3" w:tplc="AEC422A2">
      <w:numFmt w:val="bullet"/>
      <w:lvlText w:val="•"/>
      <w:lvlJc w:val="left"/>
      <w:pPr>
        <w:ind w:left="3547" w:hanging="360"/>
      </w:pPr>
      <w:rPr>
        <w:rFonts w:hint="default"/>
        <w:lang w:val="pt-PT" w:eastAsia="en-US" w:bidi="ar-SA"/>
      </w:rPr>
    </w:lvl>
    <w:lvl w:ilvl="4" w:tplc="27CAFC4C">
      <w:numFmt w:val="bullet"/>
      <w:lvlText w:val="•"/>
      <w:lvlJc w:val="left"/>
      <w:pPr>
        <w:ind w:left="4450" w:hanging="360"/>
      </w:pPr>
      <w:rPr>
        <w:rFonts w:hint="default"/>
        <w:lang w:val="pt-PT" w:eastAsia="en-US" w:bidi="ar-SA"/>
      </w:rPr>
    </w:lvl>
    <w:lvl w:ilvl="5" w:tplc="BA10896E">
      <w:numFmt w:val="bullet"/>
      <w:lvlText w:val="•"/>
      <w:lvlJc w:val="left"/>
      <w:pPr>
        <w:ind w:left="5353" w:hanging="360"/>
      </w:pPr>
      <w:rPr>
        <w:rFonts w:hint="default"/>
        <w:lang w:val="pt-PT" w:eastAsia="en-US" w:bidi="ar-SA"/>
      </w:rPr>
    </w:lvl>
    <w:lvl w:ilvl="6" w:tplc="EA7083D6">
      <w:numFmt w:val="bullet"/>
      <w:lvlText w:val="•"/>
      <w:lvlJc w:val="left"/>
      <w:pPr>
        <w:ind w:left="6255" w:hanging="360"/>
      </w:pPr>
      <w:rPr>
        <w:rFonts w:hint="default"/>
        <w:lang w:val="pt-PT" w:eastAsia="en-US" w:bidi="ar-SA"/>
      </w:rPr>
    </w:lvl>
    <w:lvl w:ilvl="7" w:tplc="1B887234">
      <w:numFmt w:val="bullet"/>
      <w:lvlText w:val="•"/>
      <w:lvlJc w:val="left"/>
      <w:pPr>
        <w:ind w:left="7158" w:hanging="360"/>
      </w:pPr>
      <w:rPr>
        <w:rFonts w:hint="default"/>
        <w:lang w:val="pt-PT" w:eastAsia="en-US" w:bidi="ar-SA"/>
      </w:rPr>
    </w:lvl>
    <w:lvl w:ilvl="8" w:tplc="BCEE6C34">
      <w:numFmt w:val="bullet"/>
      <w:lvlText w:val="•"/>
      <w:lvlJc w:val="left"/>
      <w:pPr>
        <w:ind w:left="8061" w:hanging="360"/>
      </w:pPr>
      <w:rPr>
        <w:rFonts w:hint="default"/>
        <w:lang w:val="pt-PT" w:eastAsia="en-US" w:bidi="ar-SA"/>
      </w:rPr>
    </w:lvl>
  </w:abstractNum>
  <w:abstractNum w:abstractNumId="5" w15:restartNumberingAfterBreak="0">
    <w:nsid w:val="6BC23CA3"/>
    <w:multiLevelType w:val="multilevel"/>
    <w:tmpl w:val="6B76EE94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Arial"/>
      </w:rPr>
    </w:lvl>
    <w:lvl w:ilvl="1">
      <w:start w:val="1"/>
      <w:numFmt w:val="decimal"/>
      <w:pStyle w:val="Ttulo2"/>
      <w:lvlText w:val="%1.%2 "/>
      <w:lvlJc w:val="left"/>
      <w:pPr>
        <w:tabs>
          <w:tab w:val="num" w:pos="-503"/>
        </w:tabs>
        <w:ind w:left="-503" w:hanging="207"/>
      </w:pPr>
      <w:rPr>
        <w:rFonts w:hint="default"/>
        <w:b/>
        <w:bCs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720"/>
        </w:tabs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90"/>
        </w:tabs>
        <w:ind w:left="101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10"/>
        </w:tabs>
        <w:ind w:left="152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170"/>
        </w:tabs>
        <w:ind w:left="202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90"/>
        </w:tabs>
        <w:ind w:left="253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250"/>
        </w:tabs>
        <w:ind w:left="303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970"/>
        </w:tabs>
        <w:ind w:left="3610" w:hanging="1440"/>
      </w:pPr>
      <w:rPr>
        <w:rFonts w:hint="default"/>
      </w:rPr>
    </w:lvl>
  </w:abstractNum>
  <w:abstractNum w:abstractNumId="6" w15:restartNumberingAfterBreak="0">
    <w:nsid w:val="6C443E9D"/>
    <w:multiLevelType w:val="hybridMultilevel"/>
    <w:tmpl w:val="91F8771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38A38A4"/>
    <w:multiLevelType w:val="hybridMultilevel"/>
    <w:tmpl w:val="B0346F6A"/>
    <w:lvl w:ilvl="0" w:tplc="6F36CF9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91180953">
    <w:abstractNumId w:val="5"/>
  </w:num>
  <w:num w:numId="2" w16cid:durableId="1888376811">
    <w:abstractNumId w:val="3"/>
  </w:num>
  <w:num w:numId="3" w16cid:durableId="357775056">
    <w:abstractNumId w:val="2"/>
  </w:num>
  <w:num w:numId="4" w16cid:durableId="1576863410">
    <w:abstractNumId w:val="4"/>
  </w:num>
  <w:num w:numId="5" w16cid:durableId="1600479348">
    <w:abstractNumId w:val="5"/>
  </w:num>
  <w:num w:numId="6" w16cid:durableId="78451586">
    <w:abstractNumId w:val="5"/>
  </w:num>
  <w:num w:numId="7" w16cid:durableId="835997526">
    <w:abstractNumId w:val="5"/>
  </w:num>
  <w:num w:numId="8" w16cid:durableId="1032802838">
    <w:abstractNumId w:val="5"/>
  </w:num>
  <w:num w:numId="9" w16cid:durableId="898176998">
    <w:abstractNumId w:val="6"/>
  </w:num>
  <w:num w:numId="10" w16cid:durableId="1357854382">
    <w:abstractNumId w:val="7"/>
  </w:num>
  <w:num w:numId="11" w16cid:durableId="1266495553">
    <w:abstractNumId w:val="1"/>
  </w:num>
  <w:num w:numId="12" w16cid:durableId="791557855">
    <w:abstractNumId w:val="0"/>
  </w:num>
  <w:num w:numId="13" w16cid:durableId="878931505">
    <w:abstractNumId w:val="5"/>
  </w:num>
  <w:num w:numId="14" w16cid:durableId="776145908">
    <w:abstractNumId w:val="5"/>
  </w:num>
  <w:num w:numId="15" w16cid:durableId="8876412">
    <w:abstractNumId w:val="5"/>
  </w:num>
  <w:num w:numId="16" w16cid:durableId="743379780">
    <w:abstractNumId w:val="5"/>
  </w:num>
  <w:num w:numId="17" w16cid:durableId="1469785848">
    <w:abstractNumId w:val="5"/>
  </w:num>
  <w:num w:numId="18" w16cid:durableId="1615558600">
    <w:abstractNumId w:val="5"/>
  </w:num>
  <w:num w:numId="19" w16cid:durableId="1294748369">
    <w:abstractNumId w:val="5"/>
  </w:num>
  <w:num w:numId="20" w16cid:durableId="974070143">
    <w:abstractNumId w:val="5"/>
  </w:num>
  <w:num w:numId="21" w16cid:durableId="2141995431">
    <w:abstractNumId w:val="5"/>
  </w:num>
  <w:num w:numId="22" w16cid:durableId="1665157683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mirrorMargins/>
  <w:activeWritingStyle w:appName="MSWord" w:lang="en-GB" w:vendorID="64" w:dllVersion="6" w:nlCheck="1" w:checkStyle="0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s-ES" w:vendorID="64" w:dllVersion="6" w:nlCheck="1" w:checkStyle="1"/>
  <w:activeWritingStyle w:appName="MSWord" w:lang="es-ES_tradnl" w:vendorID="64" w:dllVersion="6" w:nlCheck="1" w:checkStyle="1"/>
  <w:activeWritingStyle w:appName="MSWord" w:lang="en-US" w:vendorID="64" w:dllVersion="5" w:nlCheck="1" w:checkStyle="1"/>
  <w:activeWritingStyle w:appName="MSWord" w:lang="pt-PT" w:vendorID="64" w:dllVersion="0" w:nlCheck="1" w:checkStyle="0"/>
  <w:activeWritingStyle w:appName="MSWord" w:lang="en-GB" w:vendorID="64" w:dllVersion="0" w:nlCheck="1" w:checkStyle="0"/>
  <w:activeWritingStyle w:appName="MSWord" w:lang="pt-PT" w:vendorID="64" w:dllVersion="6" w:nlCheck="1" w:checkStyle="0"/>
  <w:activeWritingStyle w:appName="MSWord" w:lang="pt-PT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pt-PT" w:vendorID="13" w:dllVersion="513" w:checkStyle="1"/>
  <w:activeWritingStyle w:appName="MSWord" w:lang="pt-PT" w:vendorID="75" w:dllVersion="513" w:checkStyle="1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ocumentProtection w:edit="trackedChanges" w:enforcement="0"/>
  <w:defaultTabStop w:val="720"/>
  <w:hyphenationZone w:val="1134"/>
  <w:doNotHyphenateCaps/>
  <w:evenAndOddHeaders/>
  <w:drawingGridHorizontalSpacing w:val="120"/>
  <w:drawingGridVerticalSpacing w:val="57"/>
  <w:displayHorizontalDrawingGridEvery w:val="2"/>
  <w:noPunctuationKerning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5B3"/>
    <w:rsid w:val="0000068D"/>
    <w:rsid w:val="00000B86"/>
    <w:rsid w:val="000018E7"/>
    <w:rsid w:val="00001BA3"/>
    <w:rsid w:val="0000217C"/>
    <w:rsid w:val="000021B8"/>
    <w:rsid w:val="00002AB7"/>
    <w:rsid w:val="00002C72"/>
    <w:rsid w:val="00003456"/>
    <w:rsid w:val="00003BE8"/>
    <w:rsid w:val="00003CC7"/>
    <w:rsid w:val="0000400B"/>
    <w:rsid w:val="0000423A"/>
    <w:rsid w:val="00004A0D"/>
    <w:rsid w:val="000052CC"/>
    <w:rsid w:val="0000530D"/>
    <w:rsid w:val="0000537F"/>
    <w:rsid w:val="00005A47"/>
    <w:rsid w:val="00005E5B"/>
    <w:rsid w:val="00006BB1"/>
    <w:rsid w:val="00006CB2"/>
    <w:rsid w:val="0000734F"/>
    <w:rsid w:val="00007604"/>
    <w:rsid w:val="0000785D"/>
    <w:rsid w:val="0001020B"/>
    <w:rsid w:val="00010355"/>
    <w:rsid w:val="00010400"/>
    <w:rsid w:val="0001044C"/>
    <w:rsid w:val="00010547"/>
    <w:rsid w:val="00011066"/>
    <w:rsid w:val="0001160E"/>
    <w:rsid w:val="00011801"/>
    <w:rsid w:val="000119BC"/>
    <w:rsid w:val="0001246E"/>
    <w:rsid w:val="00012704"/>
    <w:rsid w:val="00013CC5"/>
    <w:rsid w:val="000148E7"/>
    <w:rsid w:val="00014C91"/>
    <w:rsid w:val="0001657E"/>
    <w:rsid w:val="00016622"/>
    <w:rsid w:val="00016D80"/>
    <w:rsid w:val="000170A1"/>
    <w:rsid w:val="0001714E"/>
    <w:rsid w:val="0001738B"/>
    <w:rsid w:val="00017CBA"/>
    <w:rsid w:val="00017D48"/>
    <w:rsid w:val="0002005D"/>
    <w:rsid w:val="0002017B"/>
    <w:rsid w:val="000202C1"/>
    <w:rsid w:val="000203C2"/>
    <w:rsid w:val="00020504"/>
    <w:rsid w:val="00020931"/>
    <w:rsid w:val="000218A7"/>
    <w:rsid w:val="00021B62"/>
    <w:rsid w:val="00022016"/>
    <w:rsid w:val="000220B5"/>
    <w:rsid w:val="00022CB8"/>
    <w:rsid w:val="00023892"/>
    <w:rsid w:val="00023A98"/>
    <w:rsid w:val="00024C5A"/>
    <w:rsid w:val="000253C2"/>
    <w:rsid w:val="00026375"/>
    <w:rsid w:val="0002750E"/>
    <w:rsid w:val="00027A98"/>
    <w:rsid w:val="00030601"/>
    <w:rsid w:val="00030B4C"/>
    <w:rsid w:val="00030C3C"/>
    <w:rsid w:val="0003157D"/>
    <w:rsid w:val="00031D12"/>
    <w:rsid w:val="00031F88"/>
    <w:rsid w:val="00032656"/>
    <w:rsid w:val="00032B10"/>
    <w:rsid w:val="00033230"/>
    <w:rsid w:val="000337E4"/>
    <w:rsid w:val="00033FCF"/>
    <w:rsid w:val="000340F8"/>
    <w:rsid w:val="00034C3F"/>
    <w:rsid w:val="00034D19"/>
    <w:rsid w:val="00035057"/>
    <w:rsid w:val="00035169"/>
    <w:rsid w:val="0003543D"/>
    <w:rsid w:val="00036946"/>
    <w:rsid w:val="00036AC2"/>
    <w:rsid w:val="000370AF"/>
    <w:rsid w:val="000370DE"/>
    <w:rsid w:val="0003795D"/>
    <w:rsid w:val="0003797F"/>
    <w:rsid w:val="00037D42"/>
    <w:rsid w:val="000408ED"/>
    <w:rsid w:val="00040BA0"/>
    <w:rsid w:val="00040E01"/>
    <w:rsid w:val="00041276"/>
    <w:rsid w:val="00041289"/>
    <w:rsid w:val="0004133C"/>
    <w:rsid w:val="000418A4"/>
    <w:rsid w:val="00041A0E"/>
    <w:rsid w:val="0004204F"/>
    <w:rsid w:val="0004209B"/>
    <w:rsid w:val="000421D5"/>
    <w:rsid w:val="00042369"/>
    <w:rsid w:val="000423A0"/>
    <w:rsid w:val="00042C4B"/>
    <w:rsid w:val="00042E15"/>
    <w:rsid w:val="000437B6"/>
    <w:rsid w:val="000438F4"/>
    <w:rsid w:val="00043EB5"/>
    <w:rsid w:val="00044574"/>
    <w:rsid w:val="00044B39"/>
    <w:rsid w:val="00045C74"/>
    <w:rsid w:val="00046200"/>
    <w:rsid w:val="00046203"/>
    <w:rsid w:val="00046826"/>
    <w:rsid w:val="00046D51"/>
    <w:rsid w:val="00047BA1"/>
    <w:rsid w:val="00047EBD"/>
    <w:rsid w:val="00050666"/>
    <w:rsid w:val="000506AF"/>
    <w:rsid w:val="00051290"/>
    <w:rsid w:val="00051CFB"/>
    <w:rsid w:val="00052C12"/>
    <w:rsid w:val="00052E39"/>
    <w:rsid w:val="0005359D"/>
    <w:rsid w:val="000540CC"/>
    <w:rsid w:val="000546AB"/>
    <w:rsid w:val="0005632F"/>
    <w:rsid w:val="00056376"/>
    <w:rsid w:val="00056597"/>
    <w:rsid w:val="000565D4"/>
    <w:rsid w:val="0005756E"/>
    <w:rsid w:val="00057A01"/>
    <w:rsid w:val="0006091D"/>
    <w:rsid w:val="000617A4"/>
    <w:rsid w:val="00061A89"/>
    <w:rsid w:val="000628E2"/>
    <w:rsid w:val="00063005"/>
    <w:rsid w:val="00063476"/>
    <w:rsid w:val="00063AAE"/>
    <w:rsid w:val="000647B2"/>
    <w:rsid w:val="000648C0"/>
    <w:rsid w:val="000648E0"/>
    <w:rsid w:val="00064D1F"/>
    <w:rsid w:val="00066F74"/>
    <w:rsid w:val="000671AC"/>
    <w:rsid w:val="00067E61"/>
    <w:rsid w:val="00070A74"/>
    <w:rsid w:val="00070E4D"/>
    <w:rsid w:val="0007110E"/>
    <w:rsid w:val="000716CE"/>
    <w:rsid w:val="00071AA4"/>
    <w:rsid w:val="000727DA"/>
    <w:rsid w:val="00073EEC"/>
    <w:rsid w:val="00076D4B"/>
    <w:rsid w:val="00076DFA"/>
    <w:rsid w:val="00076FB2"/>
    <w:rsid w:val="00077A7F"/>
    <w:rsid w:val="00077C03"/>
    <w:rsid w:val="0008071E"/>
    <w:rsid w:val="00080842"/>
    <w:rsid w:val="00081A0C"/>
    <w:rsid w:val="00083117"/>
    <w:rsid w:val="00083CAB"/>
    <w:rsid w:val="0008435C"/>
    <w:rsid w:val="00084613"/>
    <w:rsid w:val="00084711"/>
    <w:rsid w:val="00084C33"/>
    <w:rsid w:val="00085A1D"/>
    <w:rsid w:val="000864B4"/>
    <w:rsid w:val="00086DFD"/>
    <w:rsid w:val="00087A25"/>
    <w:rsid w:val="00087BE2"/>
    <w:rsid w:val="00087F61"/>
    <w:rsid w:val="000903C0"/>
    <w:rsid w:val="00090E5C"/>
    <w:rsid w:val="00092FF5"/>
    <w:rsid w:val="00093689"/>
    <w:rsid w:val="000936F1"/>
    <w:rsid w:val="00095F21"/>
    <w:rsid w:val="00095FA4"/>
    <w:rsid w:val="00096888"/>
    <w:rsid w:val="00097965"/>
    <w:rsid w:val="000979F4"/>
    <w:rsid w:val="00097D3D"/>
    <w:rsid w:val="000A0155"/>
    <w:rsid w:val="000A0CC6"/>
    <w:rsid w:val="000A14A6"/>
    <w:rsid w:val="000A157F"/>
    <w:rsid w:val="000A1911"/>
    <w:rsid w:val="000A1DF7"/>
    <w:rsid w:val="000A20AF"/>
    <w:rsid w:val="000A257A"/>
    <w:rsid w:val="000A2DC8"/>
    <w:rsid w:val="000A3475"/>
    <w:rsid w:val="000A3E6F"/>
    <w:rsid w:val="000A41D3"/>
    <w:rsid w:val="000A5BCF"/>
    <w:rsid w:val="000A5FC2"/>
    <w:rsid w:val="000A5FE4"/>
    <w:rsid w:val="000A60A4"/>
    <w:rsid w:val="000A6899"/>
    <w:rsid w:val="000A6B81"/>
    <w:rsid w:val="000A6CD5"/>
    <w:rsid w:val="000A6CF5"/>
    <w:rsid w:val="000A714D"/>
    <w:rsid w:val="000A72DE"/>
    <w:rsid w:val="000A72E7"/>
    <w:rsid w:val="000B02FF"/>
    <w:rsid w:val="000B05B6"/>
    <w:rsid w:val="000B0846"/>
    <w:rsid w:val="000B1465"/>
    <w:rsid w:val="000B15EA"/>
    <w:rsid w:val="000B16B1"/>
    <w:rsid w:val="000B28DA"/>
    <w:rsid w:val="000B2B09"/>
    <w:rsid w:val="000B2C12"/>
    <w:rsid w:val="000B3B6D"/>
    <w:rsid w:val="000B3C9C"/>
    <w:rsid w:val="000B3F0E"/>
    <w:rsid w:val="000B42A4"/>
    <w:rsid w:val="000B4F42"/>
    <w:rsid w:val="000B55BE"/>
    <w:rsid w:val="000B5C62"/>
    <w:rsid w:val="000B6194"/>
    <w:rsid w:val="000B68C8"/>
    <w:rsid w:val="000B6F2B"/>
    <w:rsid w:val="000B7538"/>
    <w:rsid w:val="000B76E2"/>
    <w:rsid w:val="000B7736"/>
    <w:rsid w:val="000C02A7"/>
    <w:rsid w:val="000C14A2"/>
    <w:rsid w:val="000C1A2B"/>
    <w:rsid w:val="000C1CE6"/>
    <w:rsid w:val="000C2D27"/>
    <w:rsid w:val="000C30CF"/>
    <w:rsid w:val="000C363D"/>
    <w:rsid w:val="000C3B0A"/>
    <w:rsid w:val="000C40CC"/>
    <w:rsid w:val="000C45C3"/>
    <w:rsid w:val="000C57CD"/>
    <w:rsid w:val="000C5B8E"/>
    <w:rsid w:val="000C7E8E"/>
    <w:rsid w:val="000C7F3B"/>
    <w:rsid w:val="000D082A"/>
    <w:rsid w:val="000D08B1"/>
    <w:rsid w:val="000D1A63"/>
    <w:rsid w:val="000D1C94"/>
    <w:rsid w:val="000D1E64"/>
    <w:rsid w:val="000D202E"/>
    <w:rsid w:val="000D2A05"/>
    <w:rsid w:val="000D2CB7"/>
    <w:rsid w:val="000D309B"/>
    <w:rsid w:val="000D3103"/>
    <w:rsid w:val="000D3E4A"/>
    <w:rsid w:val="000D41FD"/>
    <w:rsid w:val="000D4587"/>
    <w:rsid w:val="000D45AA"/>
    <w:rsid w:val="000D4A98"/>
    <w:rsid w:val="000D52F4"/>
    <w:rsid w:val="000D5527"/>
    <w:rsid w:val="000D60E4"/>
    <w:rsid w:val="000D6688"/>
    <w:rsid w:val="000D7B70"/>
    <w:rsid w:val="000D7DD6"/>
    <w:rsid w:val="000E0D26"/>
    <w:rsid w:val="000E0EB2"/>
    <w:rsid w:val="000E160A"/>
    <w:rsid w:val="000E1CF2"/>
    <w:rsid w:val="000E30A9"/>
    <w:rsid w:val="000E3139"/>
    <w:rsid w:val="000E37FB"/>
    <w:rsid w:val="000E393B"/>
    <w:rsid w:val="000E3A33"/>
    <w:rsid w:val="000E4185"/>
    <w:rsid w:val="000E42BD"/>
    <w:rsid w:val="000E4676"/>
    <w:rsid w:val="000E4F16"/>
    <w:rsid w:val="000E575E"/>
    <w:rsid w:val="000E6A58"/>
    <w:rsid w:val="000E722B"/>
    <w:rsid w:val="000E7354"/>
    <w:rsid w:val="000F16EA"/>
    <w:rsid w:val="000F1A07"/>
    <w:rsid w:val="000F245E"/>
    <w:rsid w:val="000F2548"/>
    <w:rsid w:val="000F2B24"/>
    <w:rsid w:val="000F366E"/>
    <w:rsid w:val="000F3AC5"/>
    <w:rsid w:val="000F4A30"/>
    <w:rsid w:val="000F4B7F"/>
    <w:rsid w:val="000F6D2B"/>
    <w:rsid w:val="000F76E4"/>
    <w:rsid w:val="001001F8"/>
    <w:rsid w:val="00100A51"/>
    <w:rsid w:val="00101198"/>
    <w:rsid w:val="00101718"/>
    <w:rsid w:val="0010254E"/>
    <w:rsid w:val="001025BE"/>
    <w:rsid w:val="00102724"/>
    <w:rsid w:val="001031D8"/>
    <w:rsid w:val="001044FC"/>
    <w:rsid w:val="0010476A"/>
    <w:rsid w:val="001048BE"/>
    <w:rsid w:val="00104CC9"/>
    <w:rsid w:val="001050B0"/>
    <w:rsid w:val="00105C1B"/>
    <w:rsid w:val="001063B0"/>
    <w:rsid w:val="0010674C"/>
    <w:rsid w:val="001069A3"/>
    <w:rsid w:val="00106C8C"/>
    <w:rsid w:val="00106FAD"/>
    <w:rsid w:val="001072B2"/>
    <w:rsid w:val="001074E5"/>
    <w:rsid w:val="00107B06"/>
    <w:rsid w:val="00107E3C"/>
    <w:rsid w:val="00110BD5"/>
    <w:rsid w:val="00111106"/>
    <w:rsid w:val="00111915"/>
    <w:rsid w:val="00111DA7"/>
    <w:rsid w:val="00111F62"/>
    <w:rsid w:val="00112353"/>
    <w:rsid w:val="00112513"/>
    <w:rsid w:val="00112902"/>
    <w:rsid w:val="00113D7C"/>
    <w:rsid w:val="00113FC2"/>
    <w:rsid w:val="0011400C"/>
    <w:rsid w:val="0011415E"/>
    <w:rsid w:val="00114777"/>
    <w:rsid w:val="001149D2"/>
    <w:rsid w:val="001152FC"/>
    <w:rsid w:val="00115494"/>
    <w:rsid w:val="00115C29"/>
    <w:rsid w:val="001168B3"/>
    <w:rsid w:val="00116DA4"/>
    <w:rsid w:val="0011707B"/>
    <w:rsid w:val="00117482"/>
    <w:rsid w:val="00120157"/>
    <w:rsid w:val="00120172"/>
    <w:rsid w:val="0012068A"/>
    <w:rsid w:val="001208C7"/>
    <w:rsid w:val="00120A60"/>
    <w:rsid w:val="00120C31"/>
    <w:rsid w:val="001222EE"/>
    <w:rsid w:val="00122514"/>
    <w:rsid w:val="001225CD"/>
    <w:rsid w:val="001227A1"/>
    <w:rsid w:val="001228EB"/>
    <w:rsid w:val="00122BBD"/>
    <w:rsid w:val="001235F6"/>
    <w:rsid w:val="00124195"/>
    <w:rsid w:val="001245E3"/>
    <w:rsid w:val="00125102"/>
    <w:rsid w:val="001252EE"/>
    <w:rsid w:val="00125A09"/>
    <w:rsid w:val="00125A5F"/>
    <w:rsid w:val="001261F7"/>
    <w:rsid w:val="001275E7"/>
    <w:rsid w:val="00130034"/>
    <w:rsid w:val="00130D3C"/>
    <w:rsid w:val="00130EBD"/>
    <w:rsid w:val="00131698"/>
    <w:rsid w:val="00131A5F"/>
    <w:rsid w:val="00131B9D"/>
    <w:rsid w:val="00132180"/>
    <w:rsid w:val="00132BCB"/>
    <w:rsid w:val="00132FB2"/>
    <w:rsid w:val="0013449A"/>
    <w:rsid w:val="0013482A"/>
    <w:rsid w:val="00134E0E"/>
    <w:rsid w:val="00134E38"/>
    <w:rsid w:val="00134EF9"/>
    <w:rsid w:val="0013516D"/>
    <w:rsid w:val="00135375"/>
    <w:rsid w:val="00135497"/>
    <w:rsid w:val="001360CF"/>
    <w:rsid w:val="00136ADA"/>
    <w:rsid w:val="0014016E"/>
    <w:rsid w:val="00140A32"/>
    <w:rsid w:val="00140A37"/>
    <w:rsid w:val="00140A70"/>
    <w:rsid w:val="00141710"/>
    <w:rsid w:val="00141779"/>
    <w:rsid w:val="00141D82"/>
    <w:rsid w:val="00141E24"/>
    <w:rsid w:val="00141E32"/>
    <w:rsid w:val="0014208E"/>
    <w:rsid w:val="001425D7"/>
    <w:rsid w:val="00142E40"/>
    <w:rsid w:val="00142E43"/>
    <w:rsid w:val="0014377D"/>
    <w:rsid w:val="00143861"/>
    <w:rsid w:val="00143AFA"/>
    <w:rsid w:val="00143B10"/>
    <w:rsid w:val="00144062"/>
    <w:rsid w:val="00144C7D"/>
    <w:rsid w:val="001457BC"/>
    <w:rsid w:val="00145DDF"/>
    <w:rsid w:val="00145E43"/>
    <w:rsid w:val="00146331"/>
    <w:rsid w:val="00146ED6"/>
    <w:rsid w:val="00147314"/>
    <w:rsid w:val="001477C4"/>
    <w:rsid w:val="00150883"/>
    <w:rsid w:val="00151D5E"/>
    <w:rsid w:val="00151DEA"/>
    <w:rsid w:val="001525E1"/>
    <w:rsid w:val="0015286A"/>
    <w:rsid w:val="001528FE"/>
    <w:rsid w:val="00152E89"/>
    <w:rsid w:val="001534DA"/>
    <w:rsid w:val="0015375F"/>
    <w:rsid w:val="0015424C"/>
    <w:rsid w:val="00154C45"/>
    <w:rsid w:val="00154D1D"/>
    <w:rsid w:val="00154D30"/>
    <w:rsid w:val="001554E3"/>
    <w:rsid w:val="00155AD9"/>
    <w:rsid w:val="0015683A"/>
    <w:rsid w:val="0015685E"/>
    <w:rsid w:val="00156E98"/>
    <w:rsid w:val="001579DC"/>
    <w:rsid w:val="00157BE1"/>
    <w:rsid w:val="00157E4E"/>
    <w:rsid w:val="00160259"/>
    <w:rsid w:val="00160438"/>
    <w:rsid w:val="00160FFA"/>
    <w:rsid w:val="0016176B"/>
    <w:rsid w:val="001626D9"/>
    <w:rsid w:val="00162B78"/>
    <w:rsid w:val="00162C32"/>
    <w:rsid w:val="00162EE6"/>
    <w:rsid w:val="0016305D"/>
    <w:rsid w:val="001635F6"/>
    <w:rsid w:val="00164AB7"/>
    <w:rsid w:val="00164D60"/>
    <w:rsid w:val="00164DD3"/>
    <w:rsid w:val="001650A0"/>
    <w:rsid w:val="00165161"/>
    <w:rsid w:val="001665FE"/>
    <w:rsid w:val="00166C8C"/>
    <w:rsid w:val="00170009"/>
    <w:rsid w:val="001708E8"/>
    <w:rsid w:val="00170A63"/>
    <w:rsid w:val="001710D5"/>
    <w:rsid w:val="001730F1"/>
    <w:rsid w:val="0017398B"/>
    <w:rsid w:val="001740BB"/>
    <w:rsid w:val="001742B4"/>
    <w:rsid w:val="00175A1A"/>
    <w:rsid w:val="00175B5F"/>
    <w:rsid w:val="00175D67"/>
    <w:rsid w:val="00176181"/>
    <w:rsid w:val="00176334"/>
    <w:rsid w:val="00176844"/>
    <w:rsid w:val="00176E75"/>
    <w:rsid w:val="00177517"/>
    <w:rsid w:val="0017787C"/>
    <w:rsid w:val="0017790E"/>
    <w:rsid w:val="001808D3"/>
    <w:rsid w:val="00180F49"/>
    <w:rsid w:val="0018144E"/>
    <w:rsid w:val="00181A9A"/>
    <w:rsid w:val="0018204D"/>
    <w:rsid w:val="001820C0"/>
    <w:rsid w:val="0018301E"/>
    <w:rsid w:val="00183105"/>
    <w:rsid w:val="001832D8"/>
    <w:rsid w:val="0018398A"/>
    <w:rsid w:val="00183FF3"/>
    <w:rsid w:val="00185447"/>
    <w:rsid w:val="00185ACE"/>
    <w:rsid w:val="00185B0C"/>
    <w:rsid w:val="0018674D"/>
    <w:rsid w:val="00186AEB"/>
    <w:rsid w:val="0018741E"/>
    <w:rsid w:val="00190286"/>
    <w:rsid w:val="001906F3"/>
    <w:rsid w:val="001908EB"/>
    <w:rsid w:val="00190C60"/>
    <w:rsid w:val="001917FB"/>
    <w:rsid w:val="00191813"/>
    <w:rsid w:val="00191D66"/>
    <w:rsid w:val="00192D5F"/>
    <w:rsid w:val="00192E17"/>
    <w:rsid w:val="00193755"/>
    <w:rsid w:val="001937E7"/>
    <w:rsid w:val="00194463"/>
    <w:rsid w:val="00194BD6"/>
    <w:rsid w:val="00194C0B"/>
    <w:rsid w:val="001953C0"/>
    <w:rsid w:val="0019565E"/>
    <w:rsid w:val="001965B9"/>
    <w:rsid w:val="00196638"/>
    <w:rsid w:val="00196CAD"/>
    <w:rsid w:val="001A06F6"/>
    <w:rsid w:val="001A0B88"/>
    <w:rsid w:val="001A0F45"/>
    <w:rsid w:val="001A1056"/>
    <w:rsid w:val="001A171D"/>
    <w:rsid w:val="001A29B2"/>
    <w:rsid w:val="001A42E6"/>
    <w:rsid w:val="001A49DA"/>
    <w:rsid w:val="001A4CDB"/>
    <w:rsid w:val="001A5090"/>
    <w:rsid w:val="001A5223"/>
    <w:rsid w:val="001A5E6B"/>
    <w:rsid w:val="001A5F32"/>
    <w:rsid w:val="001A6209"/>
    <w:rsid w:val="001A6B80"/>
    <w:rsid w:val="001B0566"/>
    <w:rsid w:val="001B07C2"/>
    <w:rsid w:val="001B0D2A"/>
    <w:rsid w:val="001B1ECF"/>
    <w:rsid w:val="001B225A"/>
    <w:rsid w:val="001B251D"/>
    <w:rsid w:val="001B382B"/>
    <w:rsid w:val="001B38D7"/>
    <w:rsid w:val="001B391D"/>
    <w:rsid w:val="001B3E2A"/>
    <w:rsid w:val="001B4802"/>
    <w:rsid w:val="001B4DC6"/>
    <w:rsid w:val="001B4ED4"/>
    <w:rsid w:val="001B59D3"/>
    <w:rsid w:val="001B5AF8"/>
    <w:rsid w:val="001B5DE1"/>
    <w:rsid w:val="001B5F1A"/>
    <w:rsid w:val="001B5FAC"/>
    <w:rsid w:val="001B62AC"/>
    <w:rsid w:val="001B673D"/>
    <w:rsid w:val="001B6D85"/>
    <w:rsid w:val="001B73F3"/>
    <w:rsid w:val="001B78D5"/>
    <w:rsid w:val="001C04B5"/>
    <w:rsid w:val="001C0ABA"/>
    <w:rsid w:val="001C0F74"/>
    <w:rsid w:val="001C1109"/>
    <w:rsid w:val="001C1322"/>
    <w:rsid w:val="001C1355"/>
    <w:rsid w:val="001C19CA"/>
    <w:rsid w:val="001C2188"/>
    <w:rsid w:val="001C2214"/>
    <w:rsid w:val="001C22B1"/>
    <w:rsid w:val="001C2972"/>
    <w:rsid w:val="001C36D3"/>
    <w:rsid w:val="001C377A"/>
    <w:rsid w:val="001C3EFE"/>
    <w:rsid w:val="001C4324"/>
    <w:rsid w:val="001C498E"/>
    <w:rsid w:val="001C59AD"/>
    <w:rsid w:val="001C5EB0"/>
    <w:rsid w:val="001C60B8"/>
    <w:rsid w:val="001C6710"/>
    <w:rsid w:val="001C782B"/>
    <w:rsid w:val="001C7CC1"/>
    <w:rsid w:val="001D0484"/>
    <w:rsid w:val="001D0549"/>
    <w:rsid w:val="001D0EC4"/>
    <w:rsid w:val="001D1B3F"/>
    <w:rsid w:val="001D1C63"/>
    <w:rsid w:val="001D2678"/>
    <w:rsid w:val="001D2944"/>
    <w:rsid w:val="001D2BB3"/>
    <w:rsid w:val="001D2DEE"/>
    <w:rsid w:val="001D2F6C"/>
    <w:rsid w:val="001D320D"/>
    <w:rsid w:val="001D3DA0"/>
    <w:rsid w:val="001D4488"/>
    <w:rsid w:val="001D4DFB"/>
    <w:rsid w:val="001D506A"/>
    <w:rsid w:val="001D5599"/>
    <w:rsid w:val="001D56AA"/>
    <w:rsid w:val="001D5A7F"/>
    <w:rsid w:val="001D5C86"/>
    <w:rsid w:val="001D61F1"/>
    <w:rsid w:val="001D6533"/>
    <w:rsid w:val="001D6AC7"/>
    <w:rsid w:val="001D6DC6"/>
    <w:rsid w:val="001D7200"/>
    <w:rsid w:val="001D72CB"/>
    <w:rsid w:val="001D7514"/>
    <w:rsid w:val="001D78AB"/>
    <w:rsid w:val="001D7E9C"/>
    <w:rsid w:val="001E08D9"/>
    <w:rsid w:val="001E0B27"/>
    <w:rsid w:val="001E10A1"/>
    <w:rsid w:val="001E16E9"/>
    <w:rsid w:val="001E1A58"/>
    <w:rsid w:val="001E280F"/>
    <w:rsid w:val="001E2B93"/>
    <w:rsid w:val="001E33BF"/>
    <w:rsid w:val="001E3947"/>
    <w:rsid w:val="001E3B92"/>
    <w:rsid w:val="001E3CE0"/>
    <w:rsid w:val="001E3D52"/>
    <w:rsid w:val="001E49C6"/>
    <w:rsid w:val="001E5145"/>
    <w:rsid w:val="001E605A"/>
    <w:rsid w:val="001E6CDC"/>
    <w:rsid w:val="001E6FC6"/>
    <w:rsid w:val="001E6FFD"/>
    <w:rsid w:val="001E7042"/>
    <w:rsid w:val="001E731C"/>
    <w:rsid w:val="001F0B74"/>
    <w:rsid w:val="001F0E7E"/>
    <w:rsid w:val="001F0EF1"/>
    <w:rsid w:val="001F1ACA"/>
    <w:rsid w:val="001F1EDB"/>
    <w:rsid w:val="001F1EF1"/>
    <w:rsid w:val="001F23ED"/>
    <w:rsid w:val="001F2FAD"/>
    <w:rsid w:val="001F3298"/>
    <w:rsid w:val="001F339F"/>
    <w:rsid w:val="001F35A6"/>
    <w:rsid w:val="001F3A27"/>
    <w:rsid w:val="001F3CEC"/>
    <w:rsid w:val="001F3ECD"/>
    <w:rsid w:val="001F44A3"/>
    <w:rsid w:val="001F4747"/>
    <w:rsid w:val="001F47EF"/>
    <w:rsid w:val="001F5260"/>
    <w:rsid w:val="001F5388"/>
    <w:rsid w:val="001F5506"/>
    <w:rsid w:val="001F5913"/>
    <w:rsid w:val="001F6B44"/>
    <w:rsid w:val="001F73F7"/>
    <w:rsid w:val="001F74E4"/>
    <w:rsid w:val="001F7DA5"/>
    <w:rsid w:val="002000F5"/>
    <w:rsid w:val="002008D4"/>
    <w:rsid w:val="002013F7"/>
    <w:rsid w:val="002015C7"/>
    <w:rsid w:val="0020174E"/>
    <w:rsid w:val="00202267"/>
    <w:rsid w:val="002025B3"/>
    <w:rsid w:val="0020275B"/>
    <w:rsid w:val="00202F9C"/>
    <w:rsid w:val="00203006"/>
    <w:rsid w:val="00203150"/>
    <w:rsid w:val="002035E2"/>
    <w:rsid w:val="00203719"/>
    <w:rsid w:val="002038C4"/>
    <w:rsid w:val="00203E55"/>
    <w:rsid w:val="00204266"/>
    <w:rsid w:val="002049D3"/>
    <w:rsid w:val="00204DE5"/>
    <w:rsid w:val="00204EBB"/>
    <w:rsid w:val="00204FBB"/>
    <w:rsid w:val="002057F4"/>
    <w:rsid w:val="00205912"/>
    <w:rsid w:val="00205AE9"/>
    <w:rsid w:val="0020681F"/>
    <w:rsid w:val="00206D21"/>
    <w:rsid w:val="00210507"/>
    <w:rsid w:val="00211295"/>
    <w:rsid w:val="00211320"/>
    <w:rsid w:val="00211A3C"/>
    <w:rsid w:val="002121A5"/>
    <w:rsid w:val="00212881"/>
    <w:rsid w:val="00212F03"/>
    <w:rsid w:val="00213506"/>
    <w:rsid w:val="00213792"/>
    <w:rsid w:val="00214911"/>
    <w:rsid w:val="00214DCC"/>
    <w:rsid w:val="00215358"/>
    <w:rsid w:val="002157EB"/>
    <w:rsid w:val="00216153"/>
    <w:rsid w:val="00216448"/>
    <w:rsid w:val="00216727"/>
    <w:rsid w:val="00216A1D"/>
    <w:rsid w:val="00216E0C"/>
    <w:rsid w:val="002170AD"/>
    <w:rsid w:val="002200A0"/>
    <w:rsid w:val="002206CC"/>
    <w:rsid w:val="0022077F"/>
    <w:rsid w:val="00220C04"/>
    <w:rsid w:val="00221AC4"/>
    <w:rsid w:val="00221B9B"/>
    <w:rsid w:val="00221CA7"/>
    <w:rsid w:val="00222101"/>
    <w:rsid w:val="00222A18"/>
    <w:rsid w:val="00222A61"/>
    <w:rsid w:val="00222C08"/>
    <w:rsid w:val="00222CE3"/>
    <w:rsid w:val="0022331F"/>
    <w:rsid w:val="00223C55"/>
    <w:rsid w:val="00224E07"/>
    <w:rsid w:val="002253F6"/>
    <w:rsid w:val="002259A1"/>
    <w:rsid w:val="00225D3B"/>
    <w:rsid w:val="00226FF5"/>
    <w:rsid w:val="0023021F"/>
    <w:rsid w:val="00231393"/>
    <w:rsid w:val="0023140A"/>
    <w:rsid w:val="00231898"/>
    <w:rsid w:val="00232643"/>
    <w:rsid w:val="002331FC"/>
    <w:rsid w:val="0023370E"/>
    <w:rsid w:val="00233E9A"/>
    <w:rsid w:val="0023455B"/>
    <w:rsid w:val="00234585"/>
    <w:rsid w:val="00234D7F"/>
    <w:rsid w:val="00235601"/>
    <w:rsid w:val="00235710"/>
    <w:rsid w:val="0023584D"/>
    <w:rsid w:val="00236888"/>
    <w:rsid w:val="00236C71"/>
    <w:rsid w:val="00236F1B"/>
    <w:rsid w:val="00237BEB"/>
    <w:rsid w:val="00237FB0"/>
    <w:rsid w:val="00240BA6"/>
    <w:rsid w:val="00240EFC"/>
    <w:rsid w:val="00240F8C"/>
    <w:rsid w:val="00241579"/>
    <w:rsid w:val="00241686"/>
    <w:rsid w:val="002417EA"/>
    <w:rsid w:val="00241D1E"/>
    <w:rsid w:val="00241D4D"/>
    <w:rsid w:val="002422D6"/>
    <w:rsid w:val="00242714"/>
    <w:rsid w:val="002431D3"/>
    <w:rsid w:val="00243508"/>
    <w:rsid w:val="002448A0"/>
    <w:rsid w:val="0024497E"/>
    <w:rsid w:val="002449D8"/>
    <w:rsid w:val="00245232"/>
    <w:rsid w:val="00245589"/>
    <w:rsid w:val="0024582F"/>
    <w:rsid w:val="00246441"/>
    <w:rsid w:val="0024668E"/>
    <w:rsid w:val="00247C13"/>
    <w:rsid w:val="002507FF"/>
    <w:rsid w:val="00251114"/>
    <w:rsid w:val="00251411"/>
    <w:rsid w:val="00251B74"/>
    <w:rsid w:val="002528C1"/>
    <w:rsid w:val="002534CE"/>
    <w:rsid w:val="00253C8E"/>
    <w:rsid w:val="00254164"/>
    <w:rsid w:val="002553A6"/>
    <w:rsid w:val="00255B62"/>
    <w:rsid w:val="00255F99"/>
    <w:rsid w:val="002560F4"/>
    <w:rsid w:val="00256B6B"/>
    <w:rsid w:val="00257051"/>
    <w:rsid w:val="00257B5C"/>
    <w:rsid w:val="00257F19"/>
    <w:rsid w:val="00257F98"/>
    <w:rsid w:val="002608A6"/>
    <w:rsid w:val="00260AB8"/>
    <w:rsid w:val="002619D3"/>
    <w:rsid w:val="00261EAD"/>
    <w:rsid w:val="00262273"/>
    <w:rsid w:val="00262436"/>
    <w:rsid w:val="002624F4"/>
    <w:rsid w:val="002629E0"/>
    <w:rsid w:val="00262B37"/>
    <w:rsid w:val="00262CD6"/>
    <w:rsid w:val="00262F02"/>
    <w:rsid w:val="0026317A"/>
    <w:rsid w:val="00265463"/>
    <w:rsid w:val="002660C6"/>
    <w:rsid w:val="00267821"/>
    <w:rsid w:val="002702A9"/>
    <w:rsid w:val="00270D3E"/>
    <w:rsid w:val="00271346"/>
    <w:rsid w:val="002720EA"/>
    <w:rsid w:val="002721EC"/>
    <w:rsid w:val="002724EE"/>
    <w:rsid w:val="002725C7"/>
    <w:rsid w:val="002731AC"/>
    <w:rsid w:val="002732A8"/>
    <w:rsid w:val="00273CFD"/>
    <w:rsid w:val="00274B22"/>
    <w:rsid w:val="00274D2B"/>
    <w:rsid w:val="002751BB"/>
    <w:rsid w:val="0027560E"/>
    <w:rsid w:val="002757F8"/>
    <w:rsid w:val="00275836"/>
    <w:rsid w:val="002758E7"/>
    <w:rsid w:val="00277C6B"/>
    <w:rsid w:val="00277E38"/>
    <w:rsid w:val="00280CD9"/>
    <w:rsid w:val="002813F5"/>
    <w:rsid w:val="00281A30"/>
    <w:rsid w:val="00281C82"/>
    <w:rsid w:val="00281E95"/>
    <w:rsid w:val="00281F38"/>
    <w:rsid w:val="00282ADD"/>
    <w:rsid w:val="0028542F"/>
    <w:rsid w:val="0028576D"/>
    <w:rsid w:val="00285C54"/>
    <w:rsid w:val="00286D64"/>
    <w:rsid w:val="00286DE5"/>
    <w:rsid w:val="002871D5"/>
    <w:rsid w:val="00287560"/>
    <w:rsid w:val="00287A1B"/>
    <w:rsid w:val="00287B4E"/>
    <w:rsid w:val="00287EA9"/>
    <w:rsid w:val="00287F54"/>
    <w:rsid w:val="002903C4"/>
    <w:rsid w:val="00291378"/>
    <w:rsid w:val="00291690"/>
    <w:rsid w:val="00291E93"/>
    <w:rsid w:val="00291EFD"/>
    <w:rsid w:val="002923B1"/>
    <w:rsid w:val="00292515"/>
    <w:rsid w:val="00292674"/>
    <w:rsid w:val="00293A89"/>
    <w:rsid w:val="00293B36"/>
    <w:rsid w:val="00294B17"/>
    <w:rsid w:val="00294B38"/>
    <w:rsid w:val="00295D20"/>
    <w:rsid w:val="00296B9C"/>
    <w:rsid w:val="00297175"/>
    <w:rsid w:val="00297CE8"/>
    <w:rsid w:val="002A1112"/>
    <w:rsid w:val="002A17EA"/>
    <w:rsid w:val="002A224B"/>
    <w:rsid w:val="002A293F"/>
    <w:rsid w:val="002A3515"/>
    <w:rsid w:val="002A5552"/>
    <w:rsid w:val="002A59AA"/>
    <w:rsid w:val="002A5ABA"/>
    <w:rsid w:val="002A5F8E"/>
    <w:rsid w:val="002A629E"/>
    <w:rsid w:val="002A7225"/>
    <w:rsid w:val="002A7CF1"/>
    <w:rsid w:val="002B0192"/>
    <w:rsid w:val="002B07EE"/>
    <w:rsid w:val="002B0B1E"/>
    <w:rsid w:val="002B0F2B"/>
    <w:rsid w:val="002B1238"/>
    <w:rsid w:val="002B17D9"/>
    <w:rsid w:val="002B239C"/>
    <w:rsid w:val="002B23F5"/>
    <w:rsid w:val="002B2BC0"/>
    <w:rsid w:val="002B330E"/>
    <w:rsid w:val="002B37C4"/>
    <w:rsid w:val="002B3C73"/>
    <w:rsid w:val="002B3CD0"/>
    <w:rsid w:val="002B433D"/>
    <w:rsid w:val="002B4354"/>
    <w:rsid w:val="002B4B42"/>
    <w:rsid w:val="002B535F"/>
    <w:rsid w:val="002B5C23"/>
    <w:rsid w:val="002B5CE1"/>
    <w:rsid w:val="002B646D"/>
    <w:rsid w:val="002B71CE"/>
    <w:rsid w:val="002B72FD"/>
    <w:rsid w:val="002B78D0"/>
    <w:rsid w:val="002B7A46"/>
    <w:rsid w:val="002C10F1"/>
    <w:rsid w:val="002C2195"/>
    <w:rsid w:val="002C2D7C"/>
    <w:rsid w:val="002C3150"/>
    <w:rsid w:val="002C34BB"/>
    <w:rsid w:val="002C3769"/>
    <w:rsid w:val="002C3BFC"/>
    <w:rsid w:val="002C3C0D"/>
    <w:rsid w:val="002C41D1"/>
    <w:rsid w:val="002C485C"/>
    <w:rsid w:val="002C4B38"/>
    <w:rsid w:val="002C4C4A"/>
    <w:rsid w:val="002C5A71"/>
    <w:rsid w:val="002C5B0E"/>
    <w:rsid w:val="002C6260"/>
    <w:rsid w:val="002C62B1"/>
    <w:rsid w:val="002C62C4"/>
    <w:rsid w:val="002C6D04"/>
    <w:rsid w:val="002C7641"/>
    <w:rsid w:val="002C7654"/>
    <w:rsid w:val="002C7B8E"/>
    <w:rsid w:val="002D03B2"/>
    <w:rsid w:val="002D1218"/>
    <w:rsid w:val="002D1428"/>
    <w:rsid w:val="002D1469"/>
    <w:rsid w:val="002D16B9"/>
    <w:rsid w:val="002D1F60"/>
    <w:rsid w:val="002D21ED"/>
    <w:rsid w:val="002D2691"/>
    <w:rsid w:val="002D2BB0"/>
    <w:rsid w:val="002D2C89"/>
    <w:rsid w:val="002D3E97"/>
    <w:rsid w:val="002D47D2"/>
    <w:rsid w:val="002D47FA"/>
    <w:rsid w:val="002D4BC3"/>
    <w:rsid w:val="002D579F"/>
    <w:rsid w:val="002D5957"/>
    <w:rsid w:val="002D74BE"/>
    <w:rsid w:val="002E0A6D"/>
    <w:rsid w:val="002E130B"/>
    <w:rsid w:val="002E1B0F"/>
    <w:rsid w:val="002E2DBA"/>
    <w:rsid w:val="002E2F1F"/>
    <w:rsid w:val="002E371B"/>
    <w:rsid w:val="002E3CD8"/>
    <w:rsid w:val="002E437A"/>
    <w:rsid w:val="002E4C78"/>
    <w:rsid w:val="002E53EF"/>
    <w:rsid w:val="002E575E"/>
    <w:rsid w:val="002E5A86"/>
    <w:rsid w:val="002E5F61"/>
    <w:rsid w:val="002E64DF"/>
    <w:rsid w:val="002E66C5"/>
    <w:rsid w:val="002E6872"/>
    <w:rsid w:val="002E6A8D"/>
    <w:rsid w:val="002E6B77"/>
    <w:rsid w:val="002E6FCF"/>
    <w:rsid w:val="002E76ED"/>
    <w:rsid w:val="002E774C"/>
    <w:rsid w:val="002F0148"/>
    <w:rsid w:val="002F0797"/>
    <w:rsid w:val="002F093B"/>
    <w:rsid w:val="002F0C79"/>
    <w:rsid w:val="002F0D53"/>
    <w:rsid w:val="002F138D"/>
    <w:rsid w:val="002F2710"/>
    <w:rsid w:val="002F2DEA"/>
    <w:rsid w:val="002F2FBB"/>
    <w:rsid w:val="002F30FD"/>
    <w:rsid w:val="002F3508"/>
    <w:rsid w:val="002F361C"/>
    <w:rsid w:val="002F3BF6"/>
    <w:rsid w:val="002F3DAA"/>
    <w:rsid w:val="002F43C7"/>
    <w:rsid w:val="002F4CC2"/>
    <w:rsid w:val="002F4DAB"/>
    <w:rsid w:val="002F4E44"/>
    <w:rsid w:val="002F53AC"/>
    <w:rsid w:val="002F5873"/>
    <w:rsid w:val="002F5E53"/>
    <w:rsid w:val="002F612F"/>
    <w:rsid w:val="002F6172"/>
    <w:rsid w:val="002F6F9D"/>
    <w:rsid w:val="002F74CE"/>
    <w:rsid w:val="002F7E0B"/>
    <w:rsid w:val="00300136"/>
    <w:rsid w:val="0030076B"/>
    <w:rsid w:val="00300A58"/>
    <w:rsid w:val="00300D5B"/>
    <w:rsid w:val="003019D7"/>
    <w:rsid w:val="00301E84"/>
    <w:rsid w:val="0030283D"/>
    <w:rsid w:val="003045F3"/>
    <w:rsid w:val="00304815"/>
    <w:rsid w:val="0030502D"/>
    <w:rsid w:val="003051B5"/>
    <w:rsid w:val="00305AC4"/>
    <w:rsid w:val="00305E7A"/>
    <w:rsid w:val="00305EA5"/>
    <w:rsid w:val="00305F24"/>
    <w:rsid w:val="00307BF4"/>
    <w:rsid w:val="00310261"/>
    <w:rsid w:val="00310352"/>
    <w:rsid w:val="003106CC"/>
    <w:rsid w:val="00311045"/>
    <w:rsid w:val="00311A02"/>
    <w:rsid w:val="0031203C"/>
    <w:rsid w:val="003122C9"/>
    <w:rsid w:val="00312406"/>
    <w:rsid w:val="00312725"/>
    <w:rsid w:val="00312F57"/>
    <w:rsid w:val="00312F93"/>
    <w:rsid w:val="00313159"/>
    <w:rsid w:val="00313275"/>
    <w:rsid w:val="00315331"/>
    <w:rsid w:val="003155EA"/>
    <w:rsid w:val="00315D0A"/>
    <w:rsid w:val="00315FC2"/>
    <w:rsid w:val="00316011"/>
    <w:rsid w:val="003162E7"/>
    <w:rsid w:val="00316307"/>
    <w:rsid w:val="00316671"/>
    <w:rsid w:val="00316806"/>
    <w:rsid w:val="00317066"/>
    <w:rsid w:val="00317781"/>
    <w:rsid w:val="003179F3"/>
    <w:rsid w:val="00317E81"/>
    <w:rsid w:val="00320680"/>
    <w:rsid w:val="003208BF"/>
    <w:rsid w:val="00320CB7"/>
    <w:rsid w:val="00321530"/>
    <w:rsid w:val="0032172F"/>
    <w:rsid w:val="00321F50"/>
    <w:rsid w:val="00322505"/>
    <w:rsid w:val="0032310F"/>
    <w:rsid w:val="00323266"/>
    <w:rsid w:val="0032444B"/>
    <w:rsid w:val="00324778"/>
    <w:rsid w:val="003252E2"/>
    <w:rsid w:val="0032650A"/>
    <w:rsid w:val="00326C27"/>
    <w:rsid w:val="00326D90"/>
    <w:rsid w:val="00326EC2"/>
    <w:rsid w:val="003273D9"/>
    <w:rsid w:val="00330191"/>
    <w:rsid w:val="00330431"/>
    <w:rsid w:val="00330957"/>
    <w:rsid w:val="00331B04"/>
    <w:rsid w:val="0033233A"/>
    <w:rsid w:val="00333525"/>
    <w:rsid w:val="003337C0"/>
    <w:rsid w:val="0033430D"/>
    <w:rsid w:val="00334A14"/>
    <w:rsid w:val="00336D54"/>
    <w:rsid w:val="003371E7"/>
    <w:rsid w:val="003372EE"/>
    <w:rsid w:val="0033762B"/>
    <w:rsid w:val="00337954"/>
    <w:rsid w:val="0034046D"/>
    <w:rsid w:val="00340E4F"/>
    <w:rsid w:val="00340FE7"/>
    <w:rsid w:val="00341B0D"/>
    <w:rsid w:val="003425DE"/>
    <w:rsid w:val="00342A81"/>
    <w:rsid w:val="00343BF7"/>
    <w:rsid w:val="00343C0A"/>
    <w:rsid w:val="00343E31"/>
    <w:rsid w:val="00344686"/>
    <w:rsid w:val="003448D8"/>
    <w:rsid w:val="00344D0D"/>
    <w:rsid w:val="00344F17"/>
    <w:rsid w:val="0034593F"/>
    <w:rsid w:val="00345EBB"/>
    <w:rsid w:val="003469DE"/>
    <w:rsid w:val="00346D72"/>
    <w:rsid w:val="00346F55"/>
    <w:rsid w:val="00347329"/>
    <w:rsid w:val="0034766F"/>
    <w:rsid w:val="00347683"/>
    <w:rsid w:val="00347D4B"/>
    <w:rsid w:val="00347DA3"/>
    <w:rsid w:val="00350712"/>
    <w:rsid w:val="0035091D"/>
    <w:rsid w:val="00350D5A"/>
    <w:rsid w:val="003516CE"/>
    <w:rsid w:val="00351851"/>
    <w:rsid w:val="00351FC9"/>
    <w:rsid w:val="00352694"/>
    <w:rsid w:val="0035341F"/>
    <w:rsid w:val="00353CA7"/>
    <w:rsid w:val="00353CFD"/>
    <w:rsid w:val="0035478E"/>
    <w:rsid w:val="00355386"/>
    <w:rsid w:val="003568FB"/>
    <w:rsid w:val="00357921"/>
    <w:rsid w:val="00357F72"/>
    <w:rsid w:val="00357F9C"/>
    <w:rsid w:val="0036026C"/>
    <w:rsid w:val="003608BB"/>
    <w:rsid w:val="003609A2"/>
    <w:rsid w:val="00361129"/>
    <w:rsid w:val="003613BB"/>
    <w:rsid w:val="003617B9"/>
    <w:rsid w:val="00361A18"/>
    <w:rsid w:val="003625EB"/>
    <w:rsid w:val="00362807"/>
    <w:rsid w:val="0036291C"/>
    <w:rsid w:val="0036332A"/>
    <w:rsid w:val="003635A3"/>
    <w:rsid w:val="00363E8E"/>
    <w:rsid w:val="003648B3"/>
    <w:rsid w:val="0036546A"/>
    <w:rsid w:val="00366077"/>
    <w:rsid w:val="00366509"/>
    <w:rsid w:val="00366A48"/>
    <w:rsid w:val="00367650"/>
    <w:rsid w:val="00367B7C"/>
    <w:rsid w:val="003702D3"/>
    <w:rsid w:val="00370BED"/>
    <w:rsid w:val="00370D8E"/>
    <w:rsid w:val="0037101E"/>
    <w:rsid w:val="00371707"/>
    <w:rsid w:val="00371D8D"/>
    <w:rsid w:val="00371DFE"/>
    <w:rsid w:val="003727A5"/>
    <w:rsid w:val="003732CD"/>
    <w:rsid w:val="003734CC"/>
    <w:rsid w:val="003735AA"/>
    <w:rsid w:val="003735BF"/>
    <w:rsid w:val="00373848"/>
    <w:rsid w:val="00373BE3"/>
    <w:rsid w:val="00373F7C"/>
    <w:rsid w:val="003746EA"/>
    <w:rsid w:val="00375CC1"/>
    <w:rsid w:val="00375D1E"/>
    <w:rsid w:val="00376819"/>
    <w:rsid w:val="0037748C"/>
    <w:rsid w:val="00377503"/>
    <w:rsid w:val="003777C1"/>
    <w:rsid w:val="00377FD1"/>
    <w:rsid w:val="00380863"/>
    <w:rsid w:val="003808B2"/>
    <w:rsid w:val="003808D0"/>
    <w:rsid w:val="00380CE7"/>
    <w:rsid w:val="00381475"/>
    <w:rsid w:val="00381985"/>
    <w:rsid w:val="00381FE9"/>
    <w:rsid w:val="003824BE"/>
    <w:rsid w:val="00382760"/>
    <w:rsid w:val="00382C5D"/>
    <w:rsid w:val="003830B2"/>
    <w:rsid w:val="003835DF"/>
    <w:rsid w:val="00383AE4"/>
    <w:rsid w:val="00383B92"/>
    <w:rsid w:val="00383E8C"/>
    <w:rsid w:val="00383F05"/>
    <w:rsid w:val="00384458"/>
    <w:rsid w:val="00384739"/>
    <w:rsid w:val="00384792"/>
    <w:rsid w:val="00384C70"/>
    <w:rsid w:val="00384D16"/>
    <w:rsid w:val="0038536E"/>
    <w:rsid w:val="003853DE"/>
    <w:rsid w:val="00385760"/>
    <w:rsid w:val="00386175"/>
    <w:rsid w:val="00386A6E"/>
    <w:rsid w:val="00386E85"/>
    <w:rsid w:val="00386F33"/>
    <w:rsid w:val="0038741A"/>
    <w:rsid w:val="00387F18"/>
    <w:rsid w:val="00390336"/>
    <w:rsid w:val="0039048C"/>
    <w:rsid w:val="00390705"/>
    <w:rsid w:val="00390767"/>
    <w:rsid w:val="0039149F"/>
    <w:rsid w:val="0039192A"/>
    <w:rsid w:val="00391E29"/>
    <w:rsid w:val="00392C5C"/>
    <w:rsid w:val="00392F2F"/>
    <w:rsid w:val="00393092"/>
    <w:rsid w:val="00393384"/>
    <w:rsid w:val="0039370A"/>
    <w:rsid w:val="00393733"/>
    <w:rsid w:val="00393877"/>
    <w:rsid w:val="003940F2"/>
    <w:rsid w:val="00395660"/>
    <w:rsid w:val="00395792"/>
    <w:rsid w:val="0039589F"/>
    <w:rsid w:val="00396AF0"/>
    <w:rsid w:val="00396FC2"/>
    <w:rsid w:val="00397236"/>
    <w:rsid w:val="00397B97"/>
    <w:rsid w:val="00397EC1"/>
    <w:rsid w:val="00397F88"/>
    <w:rsid w:val="003A1224"/>
    <w:rsid w:val="003A1258"/>
    <w:rsid w:val="003A160F"/>
    <w:rsid w:val="003A1BDF"/>
    <w:rsid w:val="003A1E06"/>
    <w:rsid w:val="003A2A43"/>
    <w:rsid w:val="003A2DE2"/>
    <w:rsid w:val="003A39F2"/>
    <w:rsid w:val="003A3C16"/>
    <w:rsid w:val="003A3F10"/>
    <w:rsid w:val="003A4528"/>
    <w:rsid w:val="003A4B0A"/>
    <w:rsid w:val="003A50C6"/>
    <w:rsid w:val="003A512D"/>
    <w:rsid w:val="003A539D"/>
    <w:rsid w:val="003A54B6"/>
    <w:rsid w:val="003A5A32"/>
    <w:rsid w:val="003A5D40"/>
    <w:rsid w:val="003A5E0E"/>
    <w:rsid w:val="003A5E52"/>
    <w:rsid w:val="003A6723"/>
    <w:rsid w:val="003A6C3B"/>
    <w:rsid w:val="003A6F1B"/>
    <w:rsid w:val="003A744E"/>
    <w:rsid w:val="003A7E49"/>
    <w:rsid w:val="003B0539"/>
    <w:rsid w:val="003B0759"/>
    <w:rsid w:val="003B10F2"/>
    <w:rsid w:val="003B12FE"/>
    <w:rsid w:val="003B141C"/>
    <w:rsid w:val="003B199A"/>
    <w:rsid w:val="003B2C06"/>
    <w:rsid w:val="003B3365"/>
    <w:rsid w:val="003B392C"/>
    <w:rsid w:val="003B469A"/>
    <w:rsid w:val="003B48CE"/>
    <w:rsid w:val="003B52BE"/>
    <w:rsid w:val="003B5823"/>
    <w:rsid w:val="003B5B18"/>
    <w:rsid w:val="003B7038"/>
    <w:rsid w:val="003B722D"/>
    <w:rsid w:val="003B7559"/>
    <w:rsid w:val="003C02D2"/>
    <w:rsid w:val="003C105C"/>
    <w:rsid w:val="003C108E"/>
    <w:rsid w:val="003C12EC"/>
    <w:rsid w:val="003C1380"/>
    <w:rsid w:val="003C1386"/>
    <w:rsid w:val="003C14EE"/>
    <w:rsid w:val="003C1D2C"/>
    <w:rsid w:val="003C1ED7"/>
    <w:rsid w:val="003C2102"/>
    <w:rsid w:val="003C236D"/>
    <w:rsid w:val="003C32B0"/>
    <w:rsid w:val="003C3FA8"/>
    <w:rsid w:val="003C49A8"/>
    <w:rsid w:val="003C4A67"/>
    <w:rsid w:val="003C5553"/>
    <w:rsid w:val="003C5675"/>
    <w:rsid w:val="003C5CFC"/>
    <w:rsid w:val="003C624A"/>
    <w:rsid w:val="003C6688"/>
    <w:rsid w:val="003C6D9A"/>
    <w:rsid w:val="003C7A8F"/>
    <w:rsid w:val="003D0032"/>
    <w:rsid w:val="003D081D"/>
    <w:rsid w:val="003D09EB"/>
    <w:rsid w:val="003D0C7C"/>
    <w:rsid w:val="003D172E"/>
    <w:rsid w:val="003D17B1"/>
    <w:rsid w:val="003D2155"/>
    <w:rsid w:val="003D21C8"/>
    <w:rsid w:val="003D25E7"/>
    <w:rsid w:val="003D2DF6"/>
    <w:rsid w:val="003D38A4"/>
    <w:rsid w:val="003D3A1C"/>
    <w:rsid w:val="003D4712"/>
    <w:rsid w:val="003D4B25"/>
    <w:rsid w:val="003D55A8"/>
    <w:rsid w:val="003D5797"/>
    <w:rsid w:val="003D588B"/>
    <w:rsid w:val="003D5C27"/>
    <w:rsid w:val="003D5D10"/>
    <w:rsid w:val="003D5F6D"/>
    <w:rsid w:val="003D6519"/>
    <w:rsid w:val="003D6522"/>
    <w:rsid w:val="003D66E8"/>
    <w:rsid w:val="003D6D7C"/>
    <w:rsid w:val="003D7341"/>
    <w:rsid w:val="003D7BDD"/>
    <w:rsid w:val="003E013D"/>
    <w:rsid w:val="003E0C06"/>
    <w:rsid w:val="003E0C81"/>
    <w:rsid w:val="003E0CFE"/>
    <w:rsid w:val="003E20B7"/>
    <w:rsid w:val="003E246E"/>
    <w:rsid w:val="003E3142"/>
    <w:rsid w:val="003E3462"/>
    <w:rsid w:val="003E34F3"/>
    <w:rsid w:val="003E3923"/>
    <w:rsid w:val="003E3D0C"/>
    <w:rsid w:val="003E3E42"/>
    <w:rsid w:val="003E4110"/>
    <w:rsid w:val="003E4BBE"/>
    <w:rsid w:val="003E4D5D"/>
    <w:rsid w:val="003E4D77"/>
    <w:rsid w:val="003E53DE"/>
    <w:rsid w:val="003E5947"/>
    <w:rsid w:val="003E5B9A"/>
    <w:rsid w:val="003E65F7"/>
    <w:rsid w:val="003E6C4F"/>
    <w:rsid w:val="003E6C67"/>
    <w:rsid w:val="003E6F2B"/>
    <w:rsid w:val="003F0E63"/>
    <w:rsid w:val="003F1740"/>
    <w:rsid w:val="003F176F"/>
    <w:rsid w:val="003F1809"/>
    <w:rsid w:val="003F191E"/>
    <w:rsid w:val="003F2418"/>
    <w:rsid w:val="003F282E"/>
    <w:rsid w:val="003F36B2"/>
    <w:rsid w:val="003F39E5"/>
    <w:rsid w:val="003F3FE4"/>
    <w:rsid w:val="003F47A1"/>
    <w:rsid w:val="003F4E84"/>
    <w:rsid w:val="003F5404"/>
    <w:rsid w:val="003F5C17"/>
    <w:rsid w:val="00400024"/>
    <w:rsid w:val="004009C4"/>
    <w:rsid w:val="004014FC"/>
    <w:rsid w:val="00401738"/>
    <w:rsid w:val="0040258A"/>
    <w:rsid w:val="00402592"/>
    <w:rsid w:val="0040323E"/>
    <w:rsid w:val="00403340"/>
    <w:rsid w:val="004040D6"/>
    <w:rsid w:val="00404987"/>
    <w:rsid w:val="00404AA7"/>
    <w:rsid w:val="00404C9A"/>
    <w:rsid w:val="004051E5"/>
    <w:rsid w:val="00405A04"/>
    <w:rsid w:val="00405BB6"/>
    <w:rsid w:val="00406D5C"/>
    <w:rsid w:val="00406F8B"/>
    <w:rsid w:val="0040763C"/>
    <w:rsid w:val="004078B2"/>
    <w:rsid w:val="00407AC1"/>
    <w:rsid w:val="00407F85"/>
    <w:rsid w:val="004102E3"/>
    <w:rsid w:val="0041032C"/>
    <w:rsid w:val="00411E68"/>
    <w:rsid w:val="00413033"/>
    <w:rsid w:val="00413073"/>
    <w:rsid w:val="004138C4"/>
    <w:rsid w:val="00413D4C"/>
    <w:rsid w:val="004148BC"/>
    <w:rsid w:val="00414F36"/>
    <w:rsid w:val="00415154"/>
    <w:rsid w:val="0041764A"/>
    <w:rsid w:val="00417749"/>
    <w:rsid w:val="004178AA"/>
    <w:rsid w:val="0041790A"/>
    <w:rsid w:val="0041791F"/>
    <w:rsid w:val="004179B2"/>
    <w:rsid w:val="00417B0F"/>
    <w:rsid w:val="00417B13"/>
    <w:rsid w:val="0042025F"/>
    <w:rsid w:val="00420288"/>
    <w:rsid w:val="00420429"/>
    <w:rsid w:val="004212C2"/>
    <w:rsid w:val="00421D27"/>
    <w:rsid w:val="004233F6"/>
    <w:rsid w:val="00423511"/>
    <w:rsid w:val="004237B0"/>
    <w:rsid w:val="00423866"/>
    <w:rsid w:val="00423AF6"/>
    <w:rsid w:val="00423CB9"/>
    <w:rsid w:val="00424112"/>
    <w:rsid w:val="0042431A"/>
    <w:rsid w:val="00424F8F"/>
    <w:rsid w:val="00425342"/>
    <w:rsid w:val="00425FE7"/>
    <w:rsid w:val="004263DD"/>
    <w:rsid w:val="00426BF3"/>
    <w:rsid w:val="00426D8E"/>
    <w:rsid w:val="00427EB7"/>
    <w:rsid w:val="00430228"/>
    <w:rsid w:val="004312B5"/>
    <w:rsid w:val="0043132F"/>
    <w:rsid w:val="00431520"/>
    <w:rsid w:val="004321D3"/>
    <w:rsid w:val="004326B0"/>
    <w:rsid w:val="0043282F"/>
    <w:rsid w:val="004328FA"/>
    <w:rsid w:val="00432A47"/>
    <w:rsid w:val="00432D40"/>
    <w:rsid w:val="004330C7"/>
    <w:rsid w:val="0043544D"/>
    <w:rsid w:val="00436349"/>
    <w:rsid w:val="0043634A"/>
    <w:rsid w:val="004375DC"/>
    <w:rsid w:val="00437913"/>
    <w:rsid w:val="00440A06"/>
    <w:rsid w:val="00440B50"/>
    <w:rsid w:val="00440D29"/>
    <w:rsid w:val="00441D70"/>
    <w:rsid w:val="00442A26"/>
    <w:rsid w:val="00443B26"/>
    <w:rsid w:val="00443CC8"/>
    <w:rsid w:val="00444338"/>
    <w:rsid w:val="004446A5"/>
    <w:rsid w:val="00444AB0"/>
    <w:rsid w:val="00446C10"/>
    <w:rsid w:val="00447417"/>
    <w:rsid w:val="004479BE"/>
    <w:rsid w:val="00447AD2"/>
    <w:rsid w:val="00447B7C"/>
    <w:rsid w:val="004501B9"/>
    <w:rsid w:val="00450D32"/>
    <w:rsid w:val="00450EB8"/>
    <w:rsid w:val="00451AC9"/>
    <w:rsid w:val="00451CF0"/>
    <w:rsid w:val="00452427"/>
    <w:rsid w:val="00452647"/>
    <w:rsid w:val="00453023"/>
    <w:rsid w:val="00453548"/>
    <w:rsid w:val="00454211"/>
    <w:rsid w:val="004546B4"/>
    <w:rsid w:val="00454A72"/>
    <w:rsid w:val="00454B9B"/>
    <w:rsid w:val="0045514D"/>
    <w:rsid w:val="00455465"/>
    <w:rsid w:val="004554B8"/>
    <w:rsid w:val="00455A53"/>
    <w:rsid w:val="00456B3C"/>
    <w:rsid w:val="00456B86"/>
    <w:rsid w:val="00456D71"/>
    <w:rsid w:val="00456DBC"/>
    <w:rsid w:val="0045714D"/>
    <w:rsid w:val="00457154"/>
    <w:rsid w:val="00457F5C"/>
    <w:rsid w:val="00457F7D"/>
    <w:rsid w:val="00460272"/>
    <w:rsid w:val="00460931"/>
    <w:rsid w:val="00460999"/>
    <w:rsid w:val="00461283"/>
    <w:rsid w:val="004616B4"/>
    <w:rsid w:val="00461B11"/>
    <w:rsid w:val="004623DF"/>
    <w:rsid w:val="004623E0"/>
    <w:rsid w:val="004625FD"/>
    <w:rsid w:val="00463A54"/>
    <w:rsid w:val="00463C3E"/>
    <w:rsid w:val="00463ED4"/>
    <w:rsid w:val="00464583"/>
    <w:rsid w:val="0046461A"/>
    <w:rsid w:val="004648EB"/>
    <w:rsid w:val="004649FB"/>
    <w:rsid w:val="00464DD4"/>
    <w:rsid w:val="004657C9"/>
    <w:rsid w:val="004660B8"/>
    <w:rsid w:val="00466686"/>
    <w:rsid w:val="0046701F"/>
    <w:rsid w:val="00471176"/>
    <w:rsid w:val="00471E25"/>
    <w:rsid w:val="00472314"/>
    <w:rsid w:val="00472F14"/>
    <w:rsid w:val="0047432A"/>
    <w:rsid w:val="004745EE"/>
    <w:rsid w:val="00474641"/>
    <w:rsid w:val="00474E63"/>
    <w:rsid w:val="0047525E"/>
    <w:rsid w:val="0047580B"/>
    <w:rsid w:val="00475FCF"/>
    <w:rsid w:val="004767B5"/>
    <w:rsid w:val="004776AE"/>
    <w:rsid w:val="004778EB"/>
    <w:rsid w:val="00480A80"/>
    <w:rsid w:val="00480C41"/>
    <w:rsid w:val="0048110D"/>
    <w:rsid w:val="004816FB"/>
    <w:rsid w:val="00481FF8"/>
    <w:rsid w:val="004821AB"/>
    <w:rsid w:val="00482F3A"/>
    <w:rsid w:val="00482FEA"/>
    <w:rsid w:val="004833C8"/>
    <w:rsid w:val="004840ED"/>
    <w:rsid w:val="00484940"/>
    <w:rsid w:val="0048618B"/>
    <w:rsid w:val="004865AF"/>
    <w:rsid w:val="004867C3"/>
    <w:rsid w:val="00486919"/>
    <w:rsid w:val="00486F9A"/>
    <w:rsid w:val="00487385"/>
    <w:rsid w:val="004877B2"/>
    <w:rsid w:val="00487DDF"/>
    <w:rsid w:val="004902AC"/>
    <w:rsid w:val="004903E8"/>
    <w:rsid w:val="004905B5"/>
    <w:rsid w:val="0049095E"/>
    <w:rsid w:val="00490E8F"/>
    <w:rsid w:val="00490F42"/>
    <w:rsid w:val="004912CC"/>
    <w:rsid w:val="00491730"/>
    <w:rsid w:val="00491ADD"/>
    <w:rsid w:val="00491FA8"/>
    <w:rsid w:val="00492EFE"/>
    <w:rsid w:val="00493784"/>
    <w:rsid w:val="00493850"/>
    <w:rsid w:val="00493D8B"/>
    <w:rsid w:val="00493E30"/>
    <w:rsid w:val="00495604"/>
    <w:rsid w:val="00495C8A"/>
    <w:rsid w:val="00495DB2"/>
    <w:rsid w:val="004965CF"/>
    <w:rsid w:val="0049695A"/>
    <w:rsid w:val="004970F2"/>
    <w:rsid w:val="00497BB3"/>
    <w:rsid w:val="004A02F3"/>
    <w:rsid w:val="004A073B"/>
    <w:rsid w:val="004A0ACC"/>
    <w:rsid w:val="004A0C97"/>
    <w:rsid w:val="004A1D59"/>
    <w:rsid w:val="004A1D85"/>
    <w:rsid w:val="004A2052"/>
    <w:rsid w:val="004A2453"/>
    <w:rsid w:val="004A32F4"/>
    <w:rsid w:val="004A35C6"/>
    <w:rsid w:val="004A3884"/>
    <w:rsid w:val="004A4123"/>
    <w:rsid w:val="004A542A"/>
    <w:rsid w:val="004A5561"/>
    <w:rsid w:val="004A594D"/>
    <w:rsid w:val="004A60D6"/>
    <w:rsid w:val="004A65FD"/>
    <w:rsid w:val="004A6A17"/>
    <w:rsid w:val="004A700C"/>
    <w:rsid w:val="004A7CC6"/>
    <w:rsid w:val="004B0327"/>
    <w:rsid w:val="004B0F8A"/>
    <w:rsid w:val="004B2187"/>
    <w:rsid w:val="004B220A"/>
    <w:rsid w:val="004B40C8"/>
    <w:rsid w:val="004B506F"/>
    <w:rsid w:val="004B5949"/>
    <w:rsid w:val="004B5F69"/>
    <w:rsid w:val="004B66AA"/>
    <w:rsid w:val="004B6947"/>
    <w:rsid w:val="004B72E9"/>
    <w:rsid w:val="004B7481"/>
    <w:rsid w:val="004B7514"/>
    <w:rsid w:val="004C0415"/>
    <w:rsid w:val="004C08C4"/>
    <w:rsid w:val="004C181A"/>
    <w:rsid w:val="004C1EAD"/>
    <w:rsid w:val="004C2B9D"/>
    <w:rsid w:val="004C3011"/>
    <w:rsid w:val="004C36D8"/>
    <w:rsid w:val="004C376D"/>
    <w:rsid w:val="004C3D30"/>
    <w:rsid w:val="004C3DA4"/>
    <w:rsid w:val="004C45E2"/>
    <w:rsid w:val="004C46BD"/>
    <w:rsid w:val="004C52B1"/>
    <w:rsid w:val="004C52B9"/>
    <w:rsid w:val="004C5CC3"/>
    <w:rsid w:val="004C61F8"/>
    <w:rsid w:val="004C714C"/>
    <w:rsid w:val="004C7A82"/>
    <w:rsid w:val="004C7C14"/>
    <w:rsid w:val="004C7DE4"/>
    <w:rsid w:val="004D083F"/>
    <w:rsid w:val="004D0AFC"/>
    <w:rsid w:val="004D18B0"/>
    <w:rsid w:val="004D1B81"/>
    <w:rsid w:val="004D3933"/>
    <w:rsid w:val="004D3B65"/>
    <w:rsid w:val="004D3C56"/>
    <w:rsid w:val="004D3F50"/>
    <w:rsid w:val="004D4646"/>
    <w:rsid w:val="004D537B"/>
    <w:rsid w:val="004D5945"/>
    <w:rsid w:val="004D5FFA"/>
    <w:rsid w:val="004D6019"/>
    <w:rsid w:val="004D6085"/>
    <w:rsid w:val="004D6943"/>
    <w:rsid w:val="004E0A41"/>
    <w:rsid w:val="004E0AE1"/>
    <w:rsid w:val="004E0E28"/>
    <w:rsid w:val="004E116D"/>
    <w:rsid w:val="004E2A0C"/>
    <w:rsid w:val="004E34C8"/>
    <w:rsid w:val="004E5762"/>
    <w:rsid w:val="004E577A"/>
    <w:rsid w:val="004E57CA"/>
    <w:rsid w:val="004E5C74"/>
    <w:rsid w:val="004E659F"/>
    <w:rsid w:val="004E65E5"/>
    <w:rsid w:val="004E68E8"/>
    <w:rsid w:val="004E6F0D"/>
    <w:rsid w:val="004E7159"/>
    <w:rsid w:val="004E72C8"/>
    <w:rsid w:val="004F07FE"/>
    <w:rsid w:val="004F13D0"/>
    <w:rsid w:val="004F17E7"/>
    <w:rsid w:val="004F1B92"/>
    <w:rsid w:val="004F228C"/>
    <w:rsid w:val="004F294B"/>
    <w:rsid w:val="004F331F"/>
    <w:rsid w:val="004F34F5"/>
    <w:rsid w:val="004F3B7F"/>
    <w:rsid w:val="004F3DBD"/>
    <w:rsid w:val="004F4068"/>
    <w:rsid w:val="004F4AFB"/>
    <w:rsid w:val="004F4CE8"/>
    <w:rsid w:val="004F5031"/>
    <w:rsid w:val="004F561F"/>
    <w:rsid w:val="004F605D"/>
    <w:rsid w:val="004F6285"/>
    <w:rsid w:val="004F7209"/>
    <w:rsid w:val="0050010F"/>
    <w:rsid w:val="00500336"/>
    <w:rsid w:val="005006D7"/>
    <w:rsid w:val="005010FC"/>
    <w:rsid w:val="005026E7"/>
    <w:rsid w:val="00502A5D"/>
    <w:rsid w:val="00502C14"/>
    <w:rsid w:val="005031AD"/>
    <w:rsid w:val="005032D1"/>
    <w:rsid w:val="005035E2"/>
    <w:rsid w:val="00504048"/>
    <w:rsid w:val="005051EC"/>
    <w:rsid w:val="00505D9B"/>
    <w:rsid w:val="00506376"/>
    <w:rsid w:val="00506440"/>
    <w:rsid w:val="00506509"/>
    <w:rsid w:val="00506A6A"/>
    <w:rsid w:val="005104EA"/>
    <w:rsid w:val="0051063A"/>
    <w:rsid w:val="0051091C"/>
    <w:rsid w:val="00511177"/>
    <w:rsid w:val="0051129F"/>
    <w:rsid w:val="005113F4"/>
    <w:rsid w:val="00511EA6"/>
    <w:rsid w:val="00511F0B"/>
    <w:rsid w:val="00512A3F"/>
    <w:rsid w:val="005132CD"/>
    <w:rsid w:val="00513B79"/>
    <w:rsid w:val="00513CEE"/>
    <w:rsid w:val="0051456D"/>
    <w:rsid w:val="0051462E"/>
    <w:rsid w:val="00514E13"/>
    <w:rsid w:val="00515184"/>
    <w:rsid w:val="005151E4"/>
    <w:rsid w:val="005156A7"/>
    <w:rsid w:val="005157A1"/>
    <w:rsid w:val="00517F34"/>
    <w:rsid w:val="00520228"/>
    <w:rsid w:val="0052065E"/>
    <w:rsid w:val="005207F8"/>
    <w:rsid w:val="00520E4D"/>
    <w:rsid w:val="0052155A"/>
    <w:rsid w:val="00521CA0"/>
    <w:rsid w:val="005224DB"/>
    <w:rsid w:val="00522F47"/>
    <w:rsid w:val="00524179"/>
    <w:rsid w:val="005243B0"/>
    <w:rsid w:val="00524C13"/>
    <w:rsid w:val="0052679D"/>
    <w:rsid w:val="005269C5"/>
    <w:rsid w:val="00526A9F"/>
    <w:rsid w:val="00527A25"/>
    <w:rsid w:val="00527AA7"/>
    <w:rsid w:val="00527DC6"/>
    <w:rsid w:val="0053090E"/>
    <w:rsid w:val="00530D24"/>
    <w:rsid w:val="005310CC"/>
    <w:rsid w:val="005320BF"/>
    <w:rsid w:val="00532271"/>
    <w:rsid w:val="005322CB"/>
    <w:rsid w:val="00532392"/>
    <w:rsid w:val="00532903"/>
    <w:rsid w:val="00532997"/>
    <w:rsid w:val="00533EC6"/>
    <w:rsid w:val="00534F37"/>
    <w:rsid w:val="00534FC9"/>
    <w:rsid w:val="0053514E"/>
    <w:rsid w:val="00535347"/>
    <w:rsid w:val="00536017"/>
    <w:rsid w:val="005361CB"/>
    <w:rsid w:val="00536383"/>
    <w:rsid w:val="00536BC5"/>
    <w:rsid w:val="00536F78"/>
    <w:rsid w:val="00536F7C"/>
    <w:rsid w:val="005370E1"/>
    <w:rsid w:val="0053759E"/>
    <w:rsid w:val="00540541"/>
    <w:rsid w:val="00540B5E"/>
    <w:rsid w:val="00541845"/>
    <w:rsid w:val="005419CB"/>
    <w:rsid w:val="00542982"/>
    <w:rsid w:val="00542D96"/>
    <w:rsid w:val="005432B3"/>
    <w:rsid w:val="00543D5C"/>
    <w:rsid w:val="00544A50"/>
    <w:rsid w:val="00545A74"/>
    <w:rsid w:val="005460AF"/>
    <w:rsid w:val="00546BEA"/>
    <w:rsid w:val="00546ED7"/>
    <w:rsid w:val="00547587"/>
    <w:rsid w:val="0055002A"/>
    <w:rsid w:val="00550513"/>
    <w:rsid w:val="00550D7C"/>
    <w:rsid w:val="00551F53"/>
    <w:rsid w:val="0055247F"/>
    <w:rsid w:val="00552F23"/>
    <w:rsid w:val="00552FB6"/>
    <w:rsid w:val="00553780"/>
    <w:rsid w:val="00553BA7"/>
    <w:rsid w:val="00553F4E"/>
    <w:rsid w:val="005544DF"/>
    <w:rsid w:val="00554D4F"/>
    <w:rsid w:val="00554EF7"/>
    <w:rsid w:val="0055519D"/>
    <w:rsid w:val="00555546"/>
    <w:rsid w:val="0055587B"/>
    <w:rsid w:val="00556418"/>
    <w:rsid w:val="0055649A"/>
    <w:rsid w:val="00557185"/>
    <w:rsid w:val="0055750D"/>
    <w:rsid w:val="005577E2"/>
    <w:rsid w:val="00557DCA"/>
    <w:rsid w:val="00557E71"/>
    <w:rsid w:val="00560047"/>
    <w:rsid w:val="00560604"/>
    <w:rsid w:val="00560A88"/>
    <w:rsid w:val="00560B4A"/>
    <w:rsid w:val="00561423"/>
    <w:rsid w:val="005617BA"/>
    <w:rsid w:val="00561869"/>
    <w:rsid w:val="0056385D"/>
    <w:rsid w:val="00563C11"/>
    <w:rsid w:val="00564352"/>
    <w:rsid w:val="00564F28"/>
    <w:rsid w:val="005655C7"/>
    <w:rsid w:val="0056634A"/>
    <w:rsid w:val="00566FCB"/>
    <w:rsid w:val="005670E5"/>
    <w:rsid w:val="00567A76"/>
    <w:rsid w:val="005706EE"/>
    <w:rsid w:val="00570BB8"/>
    <w:rsid w:val="00570E8C"/>
    <w:rsid w:val="00571B3C"/>
    <w:rsid w:val="005720EA"/>
    <w:rsid w:val="00572121"/>
    <w:rsid w:val="0057359A"/>
    <w:rsid w:val="005737F2"/>
    <w:rsid w:val="00573EB9"/>
    <w:rsid w:val="00574B5A"/>
    <w:rsid w:val="00575098"/>
    <w:rsid w:val="0057526D"/>
    <w:rsid w:val="00575285"/>
    <w:rsid w:val="0057557C"/>
    <w:rsid w:val="0057584B"/>
    <w:rsid w:val="00575A17"/>
    <w:rsid w:val="00575AE6"/>
    <w:rsid w:val="00575D0E"/>
    <w:rsid w:val="00575DF4"/>
    <w:rsid w:val="0057650D"/>
    <w:rsid w:val="00576A4D"/>
    <w:rsid w:val="00576BAD"/>
    <w:rsid w:val="0058063D"/>
    <w:rsid w:val="00580A55"/>
    <w:rsid w:val="00581A08"/>
    <w:rsid w:val="00581EC6"/>
    <w:rsid w:val="00582A11"/>
    <w:rsid w:val="00582E9B"/>
    <w:rsid w:val="00583470"/>
    <w:rsid w:val="00583B20"/>
    <w:rsid w:val="00583CCE"/>
    <w:rsid w:val="0058416B"/>
    <w:rsid w:val="0058416E"/>
    <w:rsid w:val="00584CD9"/>
    <w:rsid w:val="00585122"/>
    <w:rsid w:val="00585150"/>
    <w:rsid w:val="005851F4"/>
    <w:rsid w:val="00585295"/>
    <w:rsid w:val="005854C6"/>
    <w:rsid w:val="00585576"/>
    <w:rsid w:val="00585E63"/>
    <w:rsid w:val="00585F97"/>
    <w:rsid w:val="0058638C"/>
    <w:rsid w:val="00586889"/>
    <w:rsid w:val="0058716A"/>
    <w:rsid w:val="00587AE1"/>
    <w:rsid w:val="0059031E"/>
    <w:rsid w:val="0059049D"/>
    <w:rsid w:val="00590889"/>
    <w:rsid w:val="005912CD"/>
    <w:rsid w:val="0059164F"/>
    <w:rsid w:val="00591CF2"/>
    <w:rsid w:val="00591F55"/>
    <w:rsid w:val="00591F69"/>
    <w:rsid w:val="005922E8"/>
    <w:rsid w:val="005924B1"/>
    <w:rsid w:val="00592EC6"/>
    <w:rsid w:val="00592EE9"/>
    <w:rsid w:val="0059423A"/>
    <w:rsid w:val="0059480F"/>
    <w:rsid w:val="00595145"/>
    <w:rsid w:val="005953AF"/>
    <w:rsid w:val="0059545B"/>
    <w:rsid w:val="0059595D"/>
    <w:rsid w:val="00595992"/>
    <w:rsid w:val="00595C52"/>
    <w:rsid w:val="00596013"/>
    <w:rsid w:val="0059671B"/>
    <w:rsid w:val="00596E3D"/>
    <w:rsid w:val="005970AA"/>
    <w:rsid w:val="005977BB"/>
    <w:rsid w:val="005A0357"/>
    <w:rsid w:val="005A0BF3"/>
    <w:rsid w:val="005A0EFD"/>
    <w:rsid w:val="005A10F3"/>
    <w:rsid w:val="005A18B3"/>
    <w:rsid w:val="005A1A75"/>
    <w:rsid w:val="005A24A1"/>
    <w:rsid w:val="005A250C"/>
    <w:rsid w:val="005A25AE"/>
    <w:rsid w:val="005A3EA7"/>
    <w:rsid w:val="005A3FAA"/>
    <w:rsid w:val="005A3FB3"/>
    <w:rsid w:val="005A40C0"/>
    <w:rsid w:val="005A497A"/>
    <w:rsid w:val="005A5E6F"/>
    <w:rsid w:val="005A6668"/>
    <w:rsid w:val="005A67D1"/>
    <w:rsid w:val="005A6A27"/>
    <w:rsid w:val="005A6E8B"/>
    <w:rsid w:val="005A6F60"/>
    <w:rsid w:val="005B022A"/>
    <w:rsid w:val="005B06B8"/>
    <w:rsid w:val="005B08AE"/>
    <w:rsid w:val="005B1758"/>
    <w:rsid w:val="005B19BB"/>
    <w:rsid w:val="005B2941"/>
    <w:rsid w:val="005B2F31"/>
    <w:rsid w:val="005B3041"/>
    <w:rsid w:val="005B36C4"/>
    <w:rsid w:val="005B437C"/>
    <w:rsid w:val="005B462D"/>
    <w:rsid w:val="005B46E8"/>
    <w:rsid w:val="005B5246"/>
    <w:rsid w:val="005B5F0C"/>
    <w:rsid w:val="005B5F9D"/>
    <w:rsid w:val="005B6767"/>
    <w:rsid w:val="005B6E60"/>
    <w:rsid w:val="005B761C"/>
    <w:rsid w:val="005B77A7"/>
    <w:rsid w:val="005B78B5"/>
    <w:rsid w:val="005B7AFE"/>
    <w:rsid w:val="005B7C01"/>
    <w:rsid w:val="005C04DE"/>
    <w:rsid w:val="005C0A94"/>
    <w:rsid w:val="005C1A0F"/>
    <w:rsid w:val="005C1AD6"/>
    <w:rsid w:val="005C1CF3"/>
    <w:rsid w:val="005C1E39"/>
    <w:rsid w:val="005C23E1"/>
    <w:rsid w:val="005C28F8"/>
    <w:rsid w:val="005C2A0E"/>
    <w:rsid w:val="005C309C"/>
    <w:rsid w:val="005C35D4"/>
    <w:rsid w:val="005C35F1"/>
    <w:rsid w:val="005C3B11"/>
    <w:rsid w:val="005C43B1"/>
    <w:rsid w:val="005C4679"/>
    <w:rsid w:val="005C5574"/>
    <w:rsid w:val="005C58F3"/>
    <w:rsid w:val="005C5986"/>
    <w:rsid w:val="005C5EB1"/>
    <w:rsid w:val="005C65DB"/>
    <w:rsid w:val="005C7414"/>
    <w:rsid w:val="005D0694"/>
    <w:rsid w:val="005D0BC6"/>
    <w:rsid w:val="005D121F"/>
    <w:rsid w:val="005D128F"/>
    <w:rsid w:val="005D15B6"/>
    <w:rsid w:val="005D1942"/>
    <w:rsid w:val="005D1B18"/>
    <w:rsid w:val="005D1CBD"/>
    <w:rsid w:val="005D1D57"/>
    <w:rsid w:val="005D22DC"/>
    <w:rsid w:val="005D286F"/>
    <w:rsid w:val="005D3208"/>
    <w:rsid w:val="005D3233"/>
    <w:rsid w:val="005D39FB"/>
    <w:rsid w:val="005D3A65"/>
    <w:rsid w:val="005D3D2B"/>
    <w:rsid w:val="005D3F42"/>
    <w:rsid w:val="005D445E"/>
    <w:rsid w:val="005D4775"/>
    <w:rsid w:val="005D4849"/>
    <w:rsid w:val="005D4C4B"/>
    <w:rsid w:val="005D4F4E"/>
    <w:rsid w:val="005D4FBC"/>
    <w:rsid w:val="005D5049"/>
    <w:rsid w:val="005D63E7"/>
    <w:rsid w:val="005D6454"/>
    <w:rsid w:val="005D6751"/>
    <w:rsid w:val="005D69B3"/>
    <w:rsid w:val="005D6B99"/>
    <w:rsid w:val="005D78BA"/>
    <w:rsid w:val="005D7FF9"/>
    <w:rsid w:val="005E0F88"/>
    <w:rsid w:val="005E101B"/>
    <w:rsid w:val="005E1DA5"/>
    <w:rsid w:val="005E20A7"/>
    <w:rsid w:val="005E231B"/>
    <w:rsid w:val="005E231D"/>
    <w:rsid w:val="005E26C5"/>
    <w:rsid w:val="005E2B17"/>
    <w:rsid w:val="005E2C7D"/>
    <w:rsid w:val="005E2E98"/>
    <w:rsid w:val="005E3195"/>
    <w:rsid w:val="005E35E1"/>
    <w:rsid w:val="005E3765"/>
    <w:rsid w:val="005E4172"/>
    <w:rsid w:val="005E43FF"/>
    <w:rsid w:val="005E46E9"/>
    <w:rsid w:val="005E4796"/>
    <w:rsid w:val="005E4EA1"/>
    <w:rsid w:val="005E4EBF"/>
    <w:rsid w:val="005E541D"/>
    <w:rsid w:val="005E57AC"/>
    <w:rsid w:val="005E57BD"/>
    <w:rsid w:val="005E5E3F"/>
    <w:rsid w:val="005E6543"/>
    <w:rsid w:val="005E6570"/>
    <w:rsid w:val="005E66E7"/>
    <w:rsid w:val="005E66F3"/>
    <w:rsid w:val="005E679D"/>
    <w:rsid w:val="005E7F0A"/>
    <w:rsid w:val="005F15FE"/>
    <w:rsid w:val="005F1707"/>
    <w:rsid w:val="005F1BC9"/>
    <w:rsid w:val="005F2252"/>
    <w:rsid w:val="005F2822"/>
    <w:rsid w:val="005F3392"/>
    <w:rsid w:val="005F3536"/>
    <w:rsid w:val="005F374C"/>
    <w:rsid w:val="005F3B6A"/>
    <w:rsid w:val="005F40C1"/>
    <w:rsid w:val="005F4C23"/>
    <w:rsid w:val="005F4C5E"/>
    <w:rsid w:val="005F5026"/>
    <w:rsid w:val="005F5129"/>
    <w:rsid w:val="005F53DE"/>
    <w:rsid w:val="005F54CD"/>
    <w:rsid w:val="005F5AA1"/>
    <w:rsid w:val="005F60F4"/>
    <w:rsid w:val="005F6437"/>
    <w:rsid w:val="005F64A5"/>
    <w:rsid w:val="005F6503"/>
    <w:rsid w:val="005F696A"/>
    <w:rsid w:val="005F6A33"/>
    <w:rsid w:val="005F6FBF"/>
    <w:rsid w:val="005F712D"/>
    <w:rsid w:val="005F72B1"/>
    <w:rsid w:val="005F7EE7"/>
    <w:rsid w:val="00600605"/>
    <w:rsid w:val="00600CC0"/>
    <w:rsid w:val="006015DF"/>
    <w:rsid w:val="00601E68"/>
    <w:rsid w:val="006029D7"/>
    <w:rsid w:val="00602BC5"/>
    <w:rsid w:val="00602EF5"/>
    <w:rsid w:val="0060317C"/>
    <w:rsid w:val="0060321A"/>
    <w:rsid w:val="00603FA7"/>
    <w:rsid w:val="00604D29"/>
    <w:rsid w:val="00604D2E"/>
    <w:rsid w:val="006055AE"/>
    <w:rsid w:val="006059FE"/>
    <w:rsid w:val="00605FEB"/>
    <w:rsid w:val="00606179"/>
    <w:rsid w:val="00606959"/>
    <w:rsid w:val="00606ABF"/>
    <w:rsid w:val="0060736A"/>
    <w:rsid w:val="0061008F"/>
    <w:rsid w:val="00610187"/>
    <w:rsid w:val="00610268"/>
    <w:rsid w:val="006104F3"/>
    <w:rsid w:val="006111B3"/>
    <w:rsid w:val="00611A5D"/>
    <w:rsid w:val="00612060"/>
    <w:rsid w:val="00612507"/>
    <w:rsid w:val="0061295C"/>
    <w:rsid w:val="00612A99"/>
    <w:rsid w:val="00612B1B"/>
    <w:rsid w:val="00612D84"/>
    <w:rsid w:val="00612F3A"/>
    <w:rsid w:val="0061320F"/>
    <w:rsid w:val="00613313"/>
    <w:rsid w:val="006136ED"/>
    <w:rsid w:val="00613AA2"/>
    <w:rsid w:val="00613F6A"/>
    <w:rsid w:val="006145A1"/>
    <w:rsid w:val="00614675"/>
    <w:rsid w:val="00614EE9"/>
    <w:rsid w:val="006163CA"/>
    <w:rsid w:val="006169F9"/>
    <w:rsid w:val="00617C29"/>
    <w:rsid w:val="00617CEC"/>
    <w:rsid w:val="00620148"/>
    <w:rsid w:val="00620A8D"/>
    <w:rsid w:val="00620DC3"/>
    <w:rsid w:val="00620E14"/>
    <w:rsid w:val="00621E1A"/>
    <w:rsid w:val="00621F39"/>
    <w:rsid w:val="00621FF1"/>
    <w:rsid w:val="00622689"/>
    <w:rsid w:val="00622B0C"/>
    <w:rsid w:val="00623307"/>
    <w:rsid w:val="00623614"/>
    <w:rsid w:val="00623A7F"/>
    <w:rsid w:val="00623BB9"/>
    <w:rsid w:val="00624016"/>
    <w:rsid w:val="006245A3"/>
    <w:rsid w:val="00624DB6"/>
    <w:rsid w:val="00625090"/>
    <w:rsid w:val="00625249"/>
    <w:rsid w:val="0062574B"/>
    <w:rsid w:val="00625F5D"/>
    <w:rsid w:val="006266C1"/>
    <w:rsid w:val="00627533"/>
    <w:rsid w:val="00627700"/>
    <w:rsid w:val="00627C9C"/>
    <w:rsid w:val="00627DD1"/>
    <w:rsid w:val="00630BCC"/>
    <w:rsid w:val="00631198"/>
    <w:rsid w:val="00631543"/>
    <w:rsid w:val="00632607"/>
    <w:rsid w:val="00632718"/>
    <w:rsid w:val="00632CD5"/>
    <w:rsid w:val="00633431"/>
    <w:rsid w:val="00633670"/>
    <w:rsid w:val="006339DF"/>
    <w:rsid w:val="00634002"/>
    <w:rsid w:val="00634032"/>
    <w:rsid w:val="00634FD9"/>
    <w:rsid w:val="00635260"/>
    <w:rsid w:val="006353AA"/>
    <w:rsid w:val="00635506"/>
    <w:rsid w:val="0063557B"/>
    <w:rsid w:val="0063566B"/>
    <w:rsid w:val="0063629C"/>
    <w:rsid w:val="00636B02"/>
    <w:rsid w:val="006370D0"/>
    <w:rsid w:val="00637C6C"/>
    <w:rsid w:val="00637CA1"/>
    <w:rsid w:val="00640330"/>
    <w:rsid w:val="00640638"/>
    <w:rsid w:val="00641ADB"/>
    <w:rsid w:val="00641F15"/>
    <w:rsid w:val="00642B3E"/>
    <w:rsid w:val="00643044"/>
    <w:rsid w:val="00643419"/>
    <w:rsid w:val="00643BFF"/>
    <w:rsid w:val="00644A94"/>
    <w:rsid w:val="0064512B"/>
    <w:rsid w:val="006456C4"/>
    <w:rsid w:val="00645D50"/>
    <w:rsid w:val="006468CD"/>
    <w:rsid w:val="006500C4"/>
    <w:rsid w:val="00650A5A"/>
    <w:rsid w:val="00651041"/>
    <w:rsid w:val="00651110"/>
    <w:rsid w:val="00651D54"/>
    <w:rsid w:val="0065262D"/>
    <w:rsid w:val="00652A72"/>
    <w:rsid w:val="00652AA9"/>
    <w:rsid w:val="00653B1E"/>
    <w:rsid w:val="00653D51"/>
    <w:rsid w:val="006540BF"/>
    <w:rsid w:val="0065442F"/>
    <w:rsid w:val="0065476D"/>
    <w:rsid w:val="00654D48"/>
    <w:rsid w:val="00654E05"/>
    <w:rsid w:val="00655B90"/>
    <w:rsid w:val="006567FF"/>
    <w:rsid w:val="00656891"/>
    <w:rsid w:val="006569E7"/>
    <w:rsid w:val="00656F6B"/>
    <w:rsid w:val="006571F7"/>
    <w:rsid w:val="00657B9C"/>
    <w:rsid w:val="00660267"/>
    <w:rsid w:val="00660F46"/>
    <w:rsid w:val="0066119B"/>
    <w:rsid w:val="00661AE7"/>
    <w:rsid w:val="00661EC6"/>
    <w:rsid w:val="00662E15"/>
    <w:rsid w:val="00663656"/>
    <w:rsid w:val="00663D5C"/>
    <w:rsid w:val="00663EF9"/>
    <w:rsid w:val="006642A1"/>
    <w:rsid w:val="0066480D"/>
    <w:rsid w:val="00664D18"/>
    <w:rsid w:val="00664F7E"/>
    <w:rsid w:val="006656A0"/>
    <w:rsid w:val="006656BC"/>
    <w:rsid w:val="00665F68"/>
    <w:rsid w:val="006662B2"/>
    <w:rsid w:val="0066669E"/>
    <w:rsid w:val="0066682E"/>
    <w:rsid w:val="00666C42"/>
    <w:rsid w:val="00666DA3"/>
    <w:rsid w:val="00667B35"/>
    <w:rsid w:val="00670580"/>
    <w:rsid w:val="006707C1"/>
    <w:rsid w:val="00671044"/>
    <w:rsid w:val="006717A4"/>
    <w:rsid w:val="006720F9"/>
    <w:rsid w:val="00672964"/>
    <w:rsid w:val="0067348E"/>
    <w:rsid w:val="00673A4F"/>
    <w:rsid w:val="00673DB5"/>
    <w:rsid w:val="006740AE"/>
    <w:rsid w:val="00675EBD"/>
    <w:rsid w:val="0067617D"/>
    <w:rsid w:val="0067663C"/>
    <w:rsid w:val="0067717C"/>
    <w:rsid w:val="006772C8"/>
    <w:rsid w:val="006776CB"/>
    <w:rsid w:val="006813AE"/>
    <w:rsid w:val="0068148C"/>
    <w:rsid w:val="006822FB"/>
    <w:rsid w:val="00682463"/>
    <w:rsid w:val="00682A03"/>
    <w:rsid w:val="00682DA0"/>
    <w:rsid w:val="006831B7"/>
    <w:rsid w:val="00683B28"/>
    <w:rsid w:val="0068459F"/>
    <w:rsid w:val="006859FF"/>
    <w:rsid w:val="006860EC"/>
    <w:rsid w:val="00687BEE"/>
    <w:rsid w:val="00687C8B"/>
    <w:rsid w:val="00687D34"/>
    <w:rsid w:val="00687FA9"/>
    <w:rsid w:val="0069009A"/>
    <w:rsid w:val="006902F5"/>
    <w:rsid w:val="006905E6"/>
    <w:rsid w:val="006906E1"/>
    <w:rsid w:val="006911EA"/>
    <w:rsid w:val="0069144A"/>
    <w:rsid w:val="00691941"/>
    <w:rsid w:val="00691F3E"/>
    <w:rsid w:val="006920A9"/>
    <w:rsid w:val="006929C6"/>
    <w:rsid w:val="00692A4B"/>
    <w:rsid w:val="00692F04"/>
    <w:rsid w:val="006940AB"/>
    <w:rsid w:val="006942FD"/>
    <w:rsid w:val="00694AEF"/>
    <w:rsid w:val="00694D3C"/>
    <w:rsid w:val="00695064"/>
    <w:rsid w:val="00695D28"/>
    <w:rsid w:val="00695E92"/>
    <w:rsid w:val="006966AD"/>
    <w:rsid w:val="00696B8D"/>
    <w:rsid w:val="00696E6D"/>
    <w:rsid w:val="00696F50"/>
    <w:rsid w:val="006971FC"/>
    <w:rsid w:val="006977B3"/>
    <w:rsid w:val="00697999"/>
    <w:rsid w:val="006A0908"/>
    <w:rsid w:val="006A1D4A"/>
    <w:rsid w:val="006A20E2"/>
    <w:rsid w:val="006A34F4"/>
    <w:rsid w:val="006A42A2"/>
    <w:rsid w:val="006A4D80"/>
    <w:rsid w:val="006A4FE7"/>
    <w:rsid w:val="006A513B"/>
    <w:rsid w:val="006A5733"/>
    <w:rsid w:val="006A5A54"/>
    <w:rsid w:val="006A6127"/>
    <w:rsid w:val="006A6B1D"/>
    <w:rsid w:val="006A6BA2"/>
    <w:rsid w:val="006A6DC9"/>
    <w:rsid w:val="006A715C"/>
    <w:rsid w:val="006A7E9D"/>
    <w:rsid w:val="006B0655"/>
    <w:rsid w:val="006B0AF9"/>
    <w:rsid w:val="006B0F93"/>
    <w:rsid w:val="006B1685"/>
    <w:rsid w:val="006B4816"/>
    <w:rsid w:val="006B4A48"/>
    <w:rsid w:val="006B4AAC"/>
    <w:rsid w:val="006B4CA9"/>
    <w:rsid w:val="006B50B6"/>
    <w:rsid w:val="006B6C5D"/>
    <w:rsid w:val="006B75EB"/>
    <w:rsid w:val="006C009E"/>
    <w:rsid w:val="006C095D"/>
    <w:rsid w:val="006C0961"/>
    <w:rsid w:val="006C130A"/>
    <w:rsid w:val="006C152C"/>
    <w:rsid w:val="006C20C4"/>
    <w:rsid w:val="006C2367"/>
    <w:rsid w:val="006C25F8"/>
    <w:rsid w:val="006C288E"/>
    <w:rsid w:val="006C32A2"/>
    <w:rsid w:val="006C3664"/>
    <w:rsid w:val="006C385E"/>
    <w:rsid w:val="006C3895"/>
    <w:rsid w:val="006C42D2"/>
    <w:rsid w:val="006C4A01"/>
    <w:rsid w:val="006C54DA"/>
    <w:rsid w:val="006C56A8"/>
    <w:rsid w:val="006C5A5C"/>
    <w:rsid w:val="006C5CF0"/>
    <w:rsid w:val="006C63FA"/>
    <w:rsid w:val="006C6A71"/>
    <w:rsid w:val="006C6C10"/>
    <w:rsid w:val="006C7490"/>
    <w:rsid w:val="006C77D1"/>
    <w:rsid w:val="006C7ADA"/>
    <w:rsid w:val="006C7E21"/>
    <w:rsid w:val="006D0222"/>
    <w:rsid w:val="006D0E16"/>
    <w:rsid w:val="006D1959"/>
    <w:rsid w:val="006D2090"/>
    <w:rsid w:val="006D21CF"/>
    <w:rsid w:val="006D27A2"/>
    <w:rsid w:val="006D33CD"/>
    <w:rsid w:val="006D42C5"/>
    <w:rsid w:val="006D45FD"/>
    <w:rsid w:val="006D4B70"/>
    <w:rsid w:val="006D5D5A"/>
    <w:rsid w:val="006D60EF"/>
    <w:rsid w:val="006D6B45"/>
    <w:rsid w:val="006D6C91"/>
    <w:rsid w:val="006D6DC9"/>
    <w:rsid w:val="006D79BE"/>
    <w:rsid w:val="006E1794"/>
    <w:rsid w:val="006E1984"/>
    <w:rsid w:val="006E19B0"/>
    <w:rsid w:val="006E19C9"/>
    <w:rsid w:val="006E358E"/>
    <w:rsid w:val="006E45C3"/>
    <w:rsid w:val="006E464D"/>
    <w:rsid w:val="006E5204"/>
    <w:rsid w:val="006E54CC"/>
    <w:rsid w:val="006E5606"/>
    <w:rsid w:val="006E5B8B"/>
    <w:rsid w:val="006E5BB2"/>
    <w:rsid w:val="006E5E4B"/>
    <w:rsid w:val="006E6047"/>
    <w:rsid w:val="006E61DE"/>
    <w:rsid w:val="006E7672"/>
    <w:rsid w:val="006E7E2C"/>
    <w:rsid w:val="006F0188"/>
    <w:rsid w:val="006F0427"/>
    <w:rsid w:val="006F042C"/>
    <w:rsid w:val="006F0914"/>
    <w:rsid w:val="006F154B"/>
    <w:rsid w:val="006F19FA"/>
    <w:rsid w:val="006F1D71"/>
    <w:rsid w:val="006F1ED3"/>
    <w:rsid w:val="006F3AE3"/>
    <w:rsid w:val="006F3AF7"/>
    <w:rsid w:val="006F3EE6"/>
    <w:rsid w:val="006F5CC8"/>
    <w:rsid w:val="006F5E4F"/>
    <w:rsid w:val="007004C7"/>
    <w:rsid w:val="00700EA2"/>
    <w:rsid w:val="00700FD8"/>
    <w:rsid w:val="00701D9E"/>
    <w:rsid w:val="00702776"/>
    <w:rsid w:val="00702D7E"/>
    <w:rsid w:val="00702E7B"/>
    <w:rsid w:val="00702F78"/>
    <w:rsid w:val="00703C03"/>
    <w:rsid w:val="007045C4"/>
    <w:rsid w:val="00704848"/>
    <w:rsid w:val="00704A69"/>
    <w:rsid w:val="0070511F"/>
    <w:rsid w:val="00705EF8"/>
    <w:rsid w:val="0070661F"/>
    <w:rsid w:val="00706E44"/>
    <w:rsid w:val="0070716B"/>
    <w:rsid w:val="0070732B"/>
    <w:rsid w:val="00707AFC"/>
    <w:rsid w:val="00710AED"/>
    <w:rsid w:val="00710DA6"/>
    <w:rsid w:val="00711472"/>
    <w:rsid w:val="007121E8"/>
    <w:rsid w:val="007123B8"/>
    <w:rsid w:val="00712B94"/>
    <w:rsid w:val="00712FCF"/>
    <w:rsid w:val="00713D0C"/>
    <w:rsid w:val="007155C9"/>
    <w:rsid w:val="00715935"/>
    <w:rsid w:val="00716B8D"/>
    <w:rsid w:val="00716CC2"/>
    <w:rsid w:val="007178E9"/>
    <w:rsid w:val="00717E1A"/>
    <w:rsid w:val="00720041"/>
    <w:rsid w:val="00720325"/>
    <w:rsid w:val="007203D1"/>
    <w:rsid w:val="00720F3D"/>
    <w:rsid w:val="00721C2E"/>
    <w:rsid w:val="007222EE"/>
    <w:rsid w:val="007232F0"/>
    <w:rsid w:val="007233E0"/>
    <w:rsid w:val="00723533"/>
    <w:rsid w:val="00723974"/>
    <w:rsid w:val="00723FE0"/>
    <w:rsid w:val="00724101"/>
    <w:rsid w:val="0072413E"/>
    <w:rsid w:val="00724472"/>
    <w:rsid w:val="0072481B"/>
    <w:rsid w:val="00724893"/>
    <w:rsid w:val="00724EA9"/>
    <w:rsid w:val="007250E7"/>
    <w:rsid w:val="00725271"/>
    <w:rsid w:val="00726911"/>
    <w:rsid w:val="00726D72"/>
    <w:rsid w:val="00726E57"/>
    <w:rsid w:val="00726FA1"/>
    <w:rsid w:val="00730596"/>
    <w:rsid w:val="007309D4"/>
    <w:rsid w:val="00730E64"/>
    <w:rsid w:val="0073116C"/>
    <w:rsid w:val="007313A0"/>
    <w:rsid w:val="00731497"/>
    <w:rsid w:val="00731E89"/>
    <w:rsid w:val="007320A6"/>
    <w:rsid w:val="007320B5"/>
    <w:rsid w:val="0073281E"/>
    <w:rsid w:val="007335FD"/>
    <w:rsid w:val="00733714"/>
    <w:rsid w:val="00733D4F"/>
    <w:rsid w:val="00733DC7"/>
    <w:rsid w:val="0073427E"/>
    <w:rsid w:val="007344D4"/>
    <w:rsid w:val="0073453F"/>
    <w:rsid w:val="0073474D"/>
    <w:rsid w:val="00734FFE"/>
    <w:rsid w:val="00735094"/>
    <w:rsid w:val="00735342"/>
    <w:rsid w:val="0073553F"/>
    <w:rsid w:val="007357E1"/>
    <w:rsid w:val="007363B6"/>
    <w:rsid w:val="00736ABE"/>
    <w:rsid w:val="007372C0"/>
    <w:rsid w:val="00737343"/>
    <w:rsid w:val="007375C5"/>
    <w:rsid w:val="007377A5"/>
    <w:rsid w:val="0074051D"/>
    <w:rsid w:val="00740540"/>
    <w:rsid w:val="00740A2C"/>
    <w:rsid w:val="00740A8C"/>
    <w:rsid w:val="00740F2C"/>
    <w:rsid w:val="007411F2"/>
    <w:rsid w:val="007425DE"/>
    <w:rsid w:val="007428C2"/>
    <w:rsid w:val="00742A7B"/>
    <w:rsid w:val="00742CA6"/>
    <w:rsid w:val="00742FD0"/>
    <w:rsid w:val="00743712"/>
    <w:rsid w:val="007437EB"/>
    <w:rsid w:val="00743F4F"/>
    <w:rsid w:val="0074478A"/>
    <w:rsid w:val="00744D15"/>
    <w:rsid w:val="00744DD1"/>
    <w:rsid w:val="00744F68"/>
    <w:rsid w:val="00745295"/>
    <w:rsid w:val="00745E71"/>
    <w:rsid w:val="00746264"/>
    <w:rsid w:val="00746430"/>
    <w:rsid w:val="00747BBF"/>
    <w:rsid w:val="00747D7C"/>
    <w:rsid w:val="00747DD2"/>
    <w:rsid w:val="00750C5A"/>
    <w:rsid w:val="00750F08"/>
    <w:rsid w:val="00751412"/>
    <w:rsid w:val="0075158F"/>
    <w:rsid w:val="0075264A"/>
    <w:rsid w:val="007528FB"/>
    <w:rsid w:val="00752DEC"/>
    <w:rsid w:val="00752F44"/>
    <w:rsid w:val="00753ABB"/>
    <w:rsid w:val="00753E1B"/>
    <w:rsid w:val="00754907"/>
    <w:rsid w:val="00754F5A"/>
    <w:rsid w:val="00754FAF"/>
    <w:rsid w:val="00755223"/>
    <w:rsid w:val="007562EE"/>
    <w:rsid w:val="007564B7"/>
    <w:rsid w:val="00756A84"/>
    <w:rsid w:val="00756D35"/>
    <w:rsid w:val="0075718E"/>
    <w:rsid w:val="007572E1"/>
    <w:rsid w:val="00757627"/>
    <w:rsid w:val="00757655"/>
    <w:rsid w:val="00757733"/>
    <w:rsid w:val="00757A73"/>
    <w:rsid w:val="007603F0"/>
    <w:rsid w:val="00760BDC"/>
    <w:rsid w:val="00762382"/>
    <w:rsid w:val="0076238F"/>
    <w:rsid w:val="00762B18"/>
    <w:rsid w:val="00764398"/>
    <w:rsid w:val="0076446A"/>
    <w:rsid w:val="0076480C"/>
    <w:rsid w:val="00764EE3"/>
    <w:rsid w:val="00765286"/>
    <w:rsid w:val="00765A22"/>
    <w:rsid w:val="007660C5"/>
    <w:rsid w:val="007667F7"/>
    <w:rsid w:val="007669D1"/>
    <w:rsid w:val="007673C7"/>
    <w:rsid w:val="00767E46"/>
    <w:rsid w:val="00767EAF"/>
    <w:rsid w:val="00767F82"/>
    <w:rsid w:val="007704E7"/>
    <w:rsid w:val="00770964"/>
    <w:rsid w:val="00770D81"/>
    <w:rsid w:val="00771D8B"/>
    <w:rsid w:val="00772B0E"/>
    <w:rsid w:val="00772C1A"/>
    <w:rsid w:val="007738C4"/>
    <w:rsid w:val="00773E88"/>
    <w:rsid w:val="0077405A"/>
    <w:rsid w:val="0077474D"/>
    <w:rsid w:val="00774799"/>
    <w:rsid w:val="007749A2"/>
    <w:rsid w:val="007750E0"/>
    <w:rsid w:val="00775C97"/>
    <w:rsid w:val="007761BF"/>
    <w:rsid w:val="007767E9"/>
    <w:rsid w:val="007772DD"/>
    <w:rsid w:val="007774CE"/>
    <w:rsid w:val="007779C3"/>
    <w:rsid w:val="00780C13"/>
    <w:rsid w:val="00781BE4"/>
    <w:rsid w:val="00781FBD"/>
    <w:rsid w:val="00782054"/>
    <w:rsid w:val="007821F2"/>
    <w:rsid w:val="007822BD"/>
    <w:rsid w:val="0078257E"/>
    <w:rsid w:val="007829DB"/>
    <w:rsid w:val="00782C1F"/>
    <w:rsid w:val="00783862"/>
    <w:rsid w:val="00783B15"/>
    <w:rsid w:val="00783D84"/>
    <w:rsid w:val="00783F0B"/>
    <w:rsid w:val="00784355"/>
    <w:rsid w:val="00784436"/>
    <w:rsid w:val="007845BA"/>
    <w:rsid w:val="00784816"/>
    <w:rsid w:val="00785668"/>
    <w:rsid w:val="0078719E"/>
    <w:rsid w:val="007875B6"/>
    <w:rsid w:val="007877F6"/>
    <w:rsid w:val="00787822"/>
    <w:rsid w:val="007912CE"/>
    <w:rsid w:val="00791EB2"/>
    <w:rsid w:val="00793146"/>
    <w:rsid w:val="007931AC"/>
    <w:rsid w:val="00793638"/>
    <w:rsid w:val="00794264"/>
    <w:rsid w:val="0079482F"/>
    <w:rsid w:val="00794CFB"/>
    <w:rsid w:val="00794F19"/>
    <w:rsid w:val="007954E8"/>
    <w:rsid w:val="007962EF"/>
    <w:rsid w:val="00796707"/>
    <w:rsid w:val="00796B89"/>
    <w:rsid w:val="0079730D"/>
    <w:rsid w:val="00797823"/>
    <w:rsid w:val="007978C9"/>
    <w:rsid w:val="007978E1"/>
    <w:rsid w:val="007A0166"/>
    <w:rsid w:val="007A02EE"/>
    <w:rsid w:val="007A0359"/>
    <w:rsid w:val="007A09C2"/>
    <w:rsid w:val="007A0B40"/>
    <w:rsid w:val="007A0FD6"/>
    <w:rsid w:val="007A1546"/>
    <w:rsid w:val="007A1555"/>
    <w:rsid w:val="007A1BC3"/>
    <w:rsid w:val="007A1E83"/>
    <w:rsid w:val="007A2289"/>
    <w:rsid w:val="007A2D58"/>
    <w:rsid w:val="007A2FCB"/>
    <w:rsid w:val="007A320F"/>
    <w:rsid w:val="007A37B7"/>
    <w:rsid w:val="007A3844"/>
    <w:rsid w:val="007A492C"/>
    <w:rsid w:val="007A53AE"/>
    <w:rsid w:val="007A5CB1"/>
    <w:rsid w:val="007A626A"/>
    <w:rsid w:val="007A716C"/>
    <w:rsid w:val="007A72FD"/>
    <w:rsid w:val="007A73C3"/>
    <w:rsid w:val="007B0A2F"/>
    <w:rsid w:val="007B0DA3"/>
    <w:rsid w:val="007B1326"/>
    <w:rsid w:val="007B16A8"/>
    <w:rsid w:val="007B1A3D"/>
    <w:rsid w:val="007B1CE5"/>
    <w:rsid w:val="007B1F93"/>
    <w:rsid w:val="007B2496"/>
    <w:rsid w:val="007B2637"/>
    <w:rsid w:val="007B2897"/>
    <w:rsid w:val="007B28EF"/>
    <w:rsid w:val="007B2BBB"/>
    <w:rsid w:val="007B33BD"/>
    <w:rsid w:val="007B3654"/>
    <w:rsid w:val="007B36AD"/>
    <w:rsid w:val="007B3868"/>
    <w:rsid w:val="007B3897"/>
    <w:rsid w:val="007B3BEE"/>
    <w:rsid w:val="007B41D0"/>
    <w:rsid w:val="007B4A88"/>
    <w:rsid w:val="007B4E7E"/>
    <w:rsid w:val="007B556D"/>
    <w:rsid w:val="007B59EC"/>
    <w:rsid w:val="007B5D02"/>
    <w:rsid w:val="007B60B2"/>
    <w:rsid w:val="007B6412"/>
    <w:rsid w:val="007B6632"/>
    <w:rsid w:val="007B70BD"/>
    <w:rsid w:val="007B76D0"/>
    <w:rsid w:val="007B7A89"/>
    <w:rsid w:val="007C1632"/>
    <w:rsid w:val="007C18B5"/>
    <w:rsid w:val="007C2ECD"/>
    <w:rsid w:val="007C3A7F"/>
    <w:rsid w:val="007C4FCF"/>
    <w:rsid w:val="007C539F"/>
    <w:rsid w:val="007C56C9"/>
    <w:rsid w:val="007C694E"/>
    <w:rsid w:val="007C718F"/>
    <w:rsid w:val="007C7321"/>
    <w:rsid w:val="007C7609"/>
    <w:rsid w:val="007C7FDE"/>
    <w:rsid w:val="007D0810"/>
    <w:rsid w:val="007D0BA7"/>
    <w:rsid w:val="007D1C63"/>
    <w:rsid w:val="007D3009"/>
    <w:rsid w:val="007D3605"/>
    <w:rsid w:val="007D3DC8"/>
    <w:rsid w:val="007D3ECE"/>
    <w:rsid w:val="007D44C5"/>
    <w:rsid w:val="007D4F51"/>
    <w:rsid w:val="007D5689"/>
    <w:rsid w:val="007D5830"/>
    <w:rsid w:val="007D5DB1"/>
    <w:rsid w:val="007D5E57"/>
    <w:rsid w:val="007D5EFB"/>
    <w:rsid w:val="007D63B4"/>
    <w:rsid w:val="007D6AB0"/>
    <w:rsid w:val="007D7BAB"/>
    <w:rsid w:val="007E026D"/>
    <w:rsid w:val="007E04D8"/>
    <w:rsid w:val="007E13D1"/>
    <w:rsid w:val="007E2FB4"/>
    <w:rsid w:val="007E369C"/>
    <w:rsid w:val="007E37B1"/>
    <w:rsid w:val="007E3858"/>
    <w:rsid w:val="007E3DFC"/>
    <w:rsid w:val="007E4539"/>
    <w:rsid w:val="007E4546"/>
    <w:rsid w:val="007E4BE0"/>
    <w:rsid w:val="007E5121"/>
    <w:rsid w:val="007E57A2"/>
    <w:rsid w:val="007E5841"/>
    <w:rsid w:val="007E5AC2"/>
    <w:rsid w:val="007E5F16"/>
    <w:rsid w:val="007E5F8B"/>
    <w:rsid w:val="007E64CA"/>
    <w:rsid w:val="007E652F"/>
    <w:rsid w:val="007F033C"/>
    <w:rsid w:val="007F0883"/>
    <w:rsid w:val="007F19EE"/>
    <w:rsid w:val="007F1B31"/>
    <w:rsid w:val="007F1F50"/>
    <w:rsid w:val="007F2059"/>
    <w:rsid w:val="007F25E5"/>
    <w:rsid w:val="007F2BA1"/>
    <w:rsid w:val="007F3E0F"/>
    <w:rsid w:val="007F3FE9"/>
    <w:rsid w:val="007F414D"/>
    <w:rsid w:val="007F4631"/>
    <w:rsid w:val="007F46B1"/>
    <w:rsid w:val="007F5824"/>
    <w:rsid w:val="007F5981"/>
    <w:rsid w:val="007F6154"/>
    <w:rsid w:val="007F6366"/>
    <w:rsid w:val="007F659C"/>
    <w:rsid w:val="007F68CB"/>
    <w:rsid w:val="007F6BC9"/>
    <w:rsid w:val="007F7285"/>
    <w:rsid w:val="007F747D"/>
    <w:rsid w:val="007F74DF"/>
    <w:rsid w:val="007F7553"/>
    <w:rsid w:val="007F78A2"/>
    <w:rsid w:val="00800A96"/>
    <w:rsid w:val="0080105B"/>
    <w:rsid w:val="00801101"/>
    <w:rsid w:val="00801AA5"/>
    <w:rsid w:val="00801B16"/>
    <w:rsid w:val="00801E88"/>
    <w:rsid w:val="008026D2"/>
    <w:rsid w:val="00803A14"/>
    <w:rsid w:val="00803C1C"/>
    <w:rsid w:val="00803E36"/>
    <w:rsid w:val="00804583"/>
    <w:rsid w:val="00804785"/>
    <w:rsid w:val="0080523B"/>
    <w:rsid w:val="00805855"/>
    <w:rsid w:val="00805CEE"/>
    <w:rsid w:val="008075A4"/>
    <w:rsid w:val="008076F6"/>
    <w:rsid w:val="008077F4"/>
    <w:rsid w:val="0080796F"/>
    <w:rsid w:val="00807BEE"/>
    <w:rsid w:val="0081098C"/>
    <w:rsid w:val="00810A3B"/>
    <w:rsid w:val="00810B91"/>
    <w:rsid w:val="00810C02"/>
    <w:rsid w:val="00810E77"/>
    <w:rsid w:val="00810F60"/>
    <w:rsid w:val="00811432"/>
    <w:rsid w:val="008117DD"/>
    <w:rsid w:val="0081197E"/>
    <w:rsid w:val="00811FF2"/>
    <w:rsid w:val="00814BF2"/>
    <w:rsid w:val="00815296"/>
    <w:rsid w:val="00815B4A"/>
    <w:rsid w:val="008164C8"/>
    <w:rsid w:val="008171A0"/>
    <w:rsid w:val="00817BAF"/>
    <w:rsid w:val="00817C56"/>
    <w:rsid w:val="00817EAB"/>
    <w:rsid w:val="00817FB1"/>
    <w:rsid w:val="00820698"/>
    <w:rsid w:val="00820999"/>
    <w:rsid w:val="008214D6"/>
    <w:rsid w:val="0082189F"/>
    <w:rsid w:val="00821B74"/>
    <w:rsid w:val="00821C3A"/>
    <w:rsid w:val="00821C72"/>
    <w:rsid w:val="00821E3E"/>
    <w:rsid w:val="0082222F"/>
    <w:rsid w:val="00822446"/>
    <w:rsid w:val="008225BC"/>
    <w:rsid w:val="00822EF5"/>
    <w:rsid w:val="00823414"/>
    <w:rsid w:val="00823550"/>
    <w:rsid w:val="00823982"/>
    <w:rsid w:val="008240BF"/>
    <w:rsid w:val="00824617"/>
    <w:rsid w:val="00824729"/>
    <w:rsid w:val="00825BB0"/>
    <w:rsid w:val="00826105"/>
    <w:rsid w:val="00826163"/>
    <w:rsid w:val="008261E7"/>
    <w:rsid w:val="008263D1"/>
    <w:rsid w:val="00826675"/>
    <w:rsid w:val="00826B6A"/>
    <w:rsid w:val="00826CC8"/>
    <w:rsid w:val="008274EA"/>
    <w:rsid w:val="0082779D"/>
    <w:rsid w:val="00827E88"/>
    <w:rsid w:val="0083081F"/>
    <w:rsid w:val="008310B2"/>
    <w:rsid w:val="008312AC"/>
    <w:rsid w:val="008318A2"/>
    <w:rsid w:val="00832846"/>
    <w:rsid w:val="0083298B"/>
    <w:rsid w:val="00832AA2"/>
    <w:rsid w:val="00832FE7"/>
    <w:rsid w:val="008332FD"/>
    <w:rsid w:val="00833373"/>
    <w:rsid w:val="00833809"/>
    <w:rsid w:val="00833D38"/>
    <w:rsid w:val="0083441D"/>
    <w:rsid w:val="00834835"/>
    <w:rsid w:val="00834D4E"/>
    <w:rsid w:val="00834E81"/>
    <w:rsid w:val="008350A2"/>
    <w:rsid w:val="00835BB7"/>
    <w:rsid w:val="008364AD"/>
    <w:rsid w:val="0083772E"/>
    <w:rsid w:val="00837C82"/>
    <w:rsid w:val="0084006B"/>
    <w:rsid w:val="0084028E"/>
    <w:rsid w:val="008402C2"/>
    <w:rsid w:val="008406D8"/>
    <w:rsid w:val="00840D70"/>
    <w:rsid w:val="0084188E"/>
    <w:rsid w:val="00841A07"/>
    <w:rsid w:val="00841B35"/>
    <w:rsid w:val="008429A8"/>
    <w:rsid w:val="00842FCE"/>
    <w:rsid w:val="00843C13"/>
    <w:rsid w:val="00843C44"/>
    <w:rsid w:val="00844325"/>
    <w:rsid w:val="00844C98"/>
    <w:rsid w:val="00845D97"/>
    <w:rsid w:val="00845E5C"/>
    <w:rsid w:val="00846F92"/>
    <w:rsid w:val="00847611"/>
    <w:rsid w:val="00847D51"/>
    <w:rsid w:val="0085015C"/>
    <w:rsid w:val="0085061C"/>
    <w:rsid w:val="0085301B"/>
    <w:rsid w:val="00853318"/>
    <w:rsid w:val="00854038"/>
    <w:rsid w:val="0085416A"/>
    <w:rsid w:val="00855D17"/>
    <w:rsid w:val="008566E9"/>
    <w:rsid w:val="00856B8D"/>
    <w:rsid w:val="00856D20"/>
    <w:rsid w:val="00857075"/>
    <w:rsid w:val="008574CE"/>
    <w:rsid w:val="00857A04"/>
    <w:rsid w:val="00861214"/>
    <w:rsid w:val="00861234"/>
    <w:rsid w:val="008615C9"/>
    <w:rsid w:val="00861E92"/>
    <w:rsid w:val="008621C2"/>
    <w:rsid w:val="00862688"/>
    <w:rsid w:val="00862BF1"/>
    <w:rsid w:val="00863E16"/>
    <w:rsid w:val="0086437D"/>
    <w:rsid w:val="00864535"/>
    <w:rsid w:val="00865926"/>
    <w:rsid w:val="00865DA0"/>
    <w:rsid w:val="00865F54"/>
    <w:rsid w:val="008665AC"/>
    <w:rsid w:val="00866ACF"/>
    <w:rsid w:val="00866ED0"/>
    <w:rsid w:val="0086730B"/>
    <w:rsid w:val="00867384"/>
    <w:rsid w:val="008675E0"/>
    <w:rsid w:val="00867B04"/>
    <w:rsid w:val="00867C06"/>
    <w:rsid w:val="00871337"/>
    <w:rsid w:val="0087164A"/>
    <w:rsid w:val="00871752"/>
    <w:rsid w:val="0087260B"/>
    <w:rsid w:val="008726B0"/>
    <w:rsid w:val="00872AB3"/>
    <w:rsid w:val="00872B88"/>
    <w:rsid w:val="00872CFE"/>
    <w:rsid w:val="00872FE0"/>
    <w:rsid w:val="008735E8"/>
    <w:rsid w:val="0087378D"/>
    <w:rsid w:val="00873B11"/>
    <w:rsid w:val="00873BB9"/>
    <w:rsid w:val="00875A76"/>
    <w:rsid w:val="00877844"/>
    <w:rsid w:val="0088045F"/>
    <w:rsid w:val="00881570"/>
    <w:rsid w:val="008815E8"/>
    <w:rsid w:val="008817EA"/>
    <w:rsid w:val="00881CC9"/>
    <w:rsid w:val="00881D44"/>
    <w:rsid w:val="008821AB"/>
    <w:rsid w:val="008826BD"/>
    <w:rsid w:val="00882C4A"/>
    <w:rsid w:val="008831DC"/>
    <w:rsid w:val="0088348F"/>
    <w:rsid w:val="008838D0"/>
    <w:rsid w:val="00884018"/>
    <w:rsid w:val="008844B0"/>
    <w:rsid w:val="00884558"/>
    <w:rsid w:val="00885651"/>
    <w:rsid w:val="00886722"/>
    <w:rsid w:val="0088681A"/>
    <w:rsid w:val="00886BFE"/>
    <w:rsid w:val="00887469"/>
    <w:rsid w:val="008875D6"/>
    <w:rsid w:val="008901B4"/>
    <w:rsid w:val="008903BB"/>
    <w:rsid w:val="008904C6"/>
    <w:rsid w:val="00890BCA"/>
    <w:rsid w:val="00890BDD"/>
    <w:rsid w:val="00891CA7"/>
    <w:rsid w:val="00891E7C"/>
    <w:rsid w:val="00892028"/>
    <w:rsid w:val="00892818"/>
    <w:rsid w:val="008939D3"/>
    <w:rsid w:val="00893C0A"/>
    <w:rsid w:val="008941BE"/>
    <w:rsid w:val="008947DB"/>
    <w:rsid w:val="00895F03"/>
    <w:rsid w:val="0089646C"/>
    <w:rsid w:val="00896549"/>
    <w:rsid w:val="00896938"/>
    <w:rsid w:val="008970CF"/>
    <w:rsid w:val="00897439"/>
    <w:rsid w:val="008974ED"/>
    <w:rsid w:val="008975EC"/>
    <w:rsid w:val="0089787D"/>
    <w:rsid w:val="00897BD2"/>
    <w:rsid w:val="00897DB5"/>
    <w:rsid w:val="00897F12"/>
    <w:rsid w:val="008A0A0E"/>
    <w:rsid w:val="008A0FF4"/>
    <w:rsid w:val="008A142D"/>
    <w:rsid w:val="008A24AB"/>
    <w:rsid w:val="008A2E15"/>
    <w:rsid w:val="008A48C5"/>
    <w:rsid w:val="008A4B8E"/>
    <w:rsid w:val="008A5215"/>
    <w:rsid w:val="008A5809"/>
    <w:rsid w:val="008A5E70"/>
    <w:rsid w:val="008A6357"/>
    <w:rsid w:val="008A6407"/>
    <w:rsid w:val="008A6509"/>
    <w:rsid w:val="008A6688"/>
    <w:rsid w:val="008A6B8A"/>
    <w:rsid w:val="008A7B76"/>
    <w:rsid w:val="008A7DF1"/>
    <w:rsid w:val="008B0837"/>
    <w:rsid w:val="008B093E"/>
    <w:rsid w:val="008B09F1"/>
    <w:rsid w:val="008B1452"/>
    <w:rsid w:val="008B17AA"/>
    <w:rsid w:val="008B28D7"/>
    <w:rsid w:val="008B2CC1"/>
    <w:rsid w:val="008B3168"/>
    <w:rsid w:val="008B40D6"/>
    <w:rsid w:val="008B4FB2"/>
    <w:rsid w:val="008B5325"/>
    <w:rsid w:val="008B6115"/>
    <w:rsid w:val="008B669D"/>
    <w:rsid w:val="008B7217"/>
    <w:rsid w:val="008B7351"/>
    <w:rsid w:val="008B7854"/>
    <w:rsid w:val="008C0939"/>
    <w:rsid w:val="008C1B6C"/>
    <w:rsid w:val="008C21D6"/>
    <w:rsid w:val="008C266B"/>
    <w:rsid w:val="008C32AA"/>
    <w:rsid w:val="008C3D5C"/>
    <w:rsid w:val="008C45BB"/>
    <w:rsid w:val="008C47E9"/>
    <w:rsid w:val="008C53F3"/>
    <w:rsid w:val="008C58C6"/>
    <w:rsid w:val="008C593A"/>
    <w:rsid w:val="008C6901"/>
    <w:rsid w:val="008C6F48"/>
    <w:rsid w:val="008C75DE"/>
    <w:rsid w:val="008C75FA"/>
    <w:rsid w:val="008C7DA6"/>
    <w:rsid w:val="008D00D7"/>
    <w:rsid w:val="008D0114"/>
    <w:rsid w:val="008D049E"/>
    <w:rsid w:val="008D0E13"/>
    <w:rsid w:val="008D10DD"/>
    <w:rsid w:val="008D175D"/>
    <w:rsid w:val="008D23C4"/>
    <w:rsid w:val="008D2CFF"/>
    <w:rsid w:val="008D34DE"/>
    <w:rsid w:val="008D37F9"/>
    <w:rsid w:val="008D3ABD"/>
    <w:rsid w:val="008D3BD8"/>
    <w:rsid w:val="008D4194"/>
    <w:rsid w:val="008D4B39"/>
    <w:rsid w:val="008D510A"/>
    <w:rsid w:val="008D5E64"/>
    <w:rsid w:val="008D6EC6"/>
    <w:rsid w:val="008D6F5F"/>
    <w:rsid w:val="008E0D27"/>
    <w:rsid w:val="008E30B9"/>
    <w:rsid w:val="008E40ED"/>
    <w:rsid w:val="008E44BE"/>
    <w:rsid w:val="008E4605"/>
    <w:rsid w:val="008E49DE"/>
    <w:rsid w:val="008E4A74"/>
    <w:rsid w:val="008E5066"/>
    <w:rsid w:val="008E51A1"/>
    <w:rsid w:val="008E6147"/>
    <w:rsid w:val="008E6282"/>
    <w:rsid w:val="008F019B"/>
    <w:rsid w:val="008F0EAB"/>
    <w:rsid w:val="008F15C4"/>
    <w:rsid w:val="008F1930"/>
    <w:rsid w:val="008F1DE1"/>
    <w:rsid w:val="008F229B"/>
    <w:rsid w:val="008F245F"/>
    <w:rsid w:val="008F2CB4"/>
    <w:rsid w:val="008F33D8"/>
    <w:rsid w:val="008F3A82"/>
    <w:rsid w:val="008F4558"/>
    <w:rsid w:val="008F4867"/>
    <w:rsid w:val="008F5B72"/>
    <w:rsid w:val="008F5B92"/>
    <w:rsid w:val="008F5D1D"/>
    <w:rsid w:val="008F725E"/>
    <w:rsid w:val="008F77E1"/>
    <w:rsid w:val="008F7822"/>
    <w:rsid w:val="008F7F78"/>
    <w:rsid w:val="00901639"/>
    <w:rsid w:val="00903622"/>
    <w:rsid w:val="0090364D"/>
    <w:rsid w:val="00903E22"/>
    <w:rsid w:val="0090404E"/>
    <w:rsid w:val="00904103"/>
    <w:rsid w:val="0090459C"/>
    <w:rsid w:val="009055FC"/>
    <w:rsid w:val="00905AEB"/>
    <w:rsid w:val="00905E82"/>
    <w:rsid w:val="00906144"/>
    <w:rsid w:val="0090656E"/>
    <w:rsid w:val="00906F5E"/>
    <w:rsid w:val="009071F0"/>
    <w:rsid w:val="00907287"/>
    <w:rsid w:val="009117D9"/>
    <w:rsid w:val="00911B7A"/>
    <w:rsid w:val="00911E82"/>
    <w:rsid w:val="0091266E"/>
    <w:rsid w:val="009128C8"/>
    <w:rsid w:val="009128C9"/>
    <w:rsid w:val="009131EF"/>
    <w:rsid w:val="00913F12"/>
    <w:rsid w:val="009142D9"/>
    <w:rsid w:val="009146DB"/>
    <w:rsid w:val="00914719"/>
    <w:rsid w:val="0091535F"/>
    <w:rsid w:val="00915642"/>
    <w:rsid w:val="009159AB"/>
    <w:rsid w:val="00916834"/>
    <w:rsid w:val="00916A75"/>
    <w:rsid w:val="00916F31"/>
    <w:rsid w:val="009170A7"/>
    <w:rsid w:val="009173E5"/>
    <w:rsid w:val="0091783C"/>
    <w:rsid w:val="009179DC"/>
    <w:rsid w:val="00917E39"/>
    <w:rsid w:val="00920805"/>
    <w:rsid w:val="009210F3"/>
    <w:rsid w:val="00921862"/>
    <w:rsid w:val="00921BF9"/>
    <w:rsid w:val="009224D3"/>
    <w:rsid w:val="00923801"/>
    <w:rsid w:val="009238FA"/>
    <w:rsid w:val="00923A6F"/>
    <w:rsid w:val="0092407F"/>
    <w:rsid w:val="00924412"/>
    <w:rsid w:val="0092489B"/>
    <w:rsid w:val="00924AD3"/>
    <w:rsid w:val="00924DF2"/>
    <w:rsid w:val="00925859"/>
    <w:rsid w:val="00926043"/>
    <w:rsid w:val="00926478"/>
    <w:rsid w:val="00926E8B"/>
    <w:rsid w:val="00926F8D"/>
    <w:rsid w:val="00930032"/>
    <w:rsid w:val="00931854"/>
    <w:rsid w:val="00931860"/>
    <w:rsid w:val="0093253F"/>
    <w:rsid w:val="00932A02"/>
    <w:rsid w:val="00932B51"/>
    <w:rsid w:val="009331BD"/>
    <w:rsid w:val="00933295"/>
    <w:rsid w:val="009335E0"/>
    <w:rsid w:val="009336B7"/>
    <w:rsid w:val="009339DB"/>
    <w:rsid w:val="00933DFB"/>
    <w:rsid w:val="00933FE7"/>
    <w:rsid w:val="00935353"/>
    <w:rsid w:val="0093625E"/>
    <w:rsid w:val="0093651A"/>
    <w:rsid w:val="00937C0E"/>
    <w:rsid w:val="009409C4"/>
    <w:rsid w:val="00940AA1"/>
    <w:rsid w:val="009426A2"/>
    <w:rsid w:val="00942C02"/>
    <w:rsid w:val="009431C0"/>
    <w:rsid w:val="00944159"/>
    <w:rsid w:val="009443EC"/>
    <w:rsid w:val="00944CB0"/>
    <w:rsid w:val="00945ADD"/>
    <w:rsid w:val="009463FD"/>
    <w:rsid w:val="00946854"/>
    <w:rsid w:val="009474E0"/>
    <w:rsid w:val="00947B2F"/>
    <w:rsid w:val="009502C7"/>
    <w:rsid w:val="0095053F"/>
    <w:rsid w:val="0095106F"/>
    <w:rsid w:val="009510E9"/>
    <w:rsid w:val="009511A9"/>
    <w:rsid w:val="00951FB5"/>
    <w:rsid w:val="0095220A"/>
    <w:rsid w:val="009526EF"/>
    <w:rsid w:val="00952897"/>
    <w:rsid w:val="009537C2"/>
    <w:rsid w:val="00954146"/>
    <w:rsid w:val="0095445A"/>
    <w:rsid w:val="009548B5"/>
    <w:rsid w:val="00955526"/>
    <w:rsid w:val="009555B3"/>
    <w:rsid w:val="00955F4D"/>
    <w:rsid w:val="009562B6"/>
    <w:rsid w:val="009568E0"/>
    <w:rsid w:val="00956A30"/>
    <w:rsid w:val="0095752A"/>
    <w:rsid w:val="00957CC1"/>
    <w:rsid w:val="00960701"/>
    <w:rsid w:val="00960B23"/>
    <w:rsid w:val="00960E55"/>
    <w:rsid w:val="0096132E"/>
    <w:rsid w:val="00961D7F"/>
    <w:rsid w:val="0096200A"/>
    <w:rsid w:val="00962ECA"/>
    <w:rsid w:val="00963037"/>
    <w:rsid w:val="00963301"/>
    <w:rsid w:val="00963394"/>
    <w:rsid w:val="0096354F"/>
    <w:rsid w:val="0096361E"/>
    <w:rsid w:val="00964722"/>
    <w:rsid w:val="00964DEF"/>
    <w:rsid w:val="00964E1E"/>
    <w:rsid w:val="00964E5C"/>
    <w:rsid w:val="00965429"/>
    <w:rsid w:val="00965570"/>
    <w:rsid w:val="00965BD9"/>
    <w:rsid w:val="0096622A"/>
    <w:rsid w:val="00966457"/>
    <w:rsid w:val="009676AD"/>
    <w:rsid w:val="00967800"/>
    <w:rsid w:val="00967945"/>
    <w:rsid w:val="009703D8"/>
    <w:rsid w:val="0097045A"/>
    <w:rsid w:val="00970A41"/>
    <w:rsid w:val="009713EE"/>
    <w:rsid w:val="00971C1A"/>
    <w:rsid w:val="00971F3A"/>
    <w:rsid w:val="009724CF"/>
    <w:rsid w:val="009729CB"/>
    <w:rsid w:val="00972FEE"/>
    <w:rsid w:val="009735A0"/>
    <w:rsid w:val="00973CA7"/>
    <w:rsid w:val="00974661"/>
    <w:rsid w:val="009751BE"/>
    <w:rsid w:val="009759CA"/>
    <w:rsid w:val="00975A57"/>
    <w:rsid w:val="00975B3F"/>
    <w:rsid w:val="00976190"/>
    <w:rsid w:val="00976BFF"/>
    <w:rsid w:val="009775EB"/>
    <w:rsid w:val="009778F2"/>
    <w:rsid w:val="00977A8D"/>
    <w:rsid w:val="009801BA"/>
    <w:rsid w:val="009803B1"/>
    <w:rsid w:val="00980FB5"/>
    <w:rsid w:val="0098167E"/>
    <w:rsid w:val="00981F5A"/>
    <w:rsid w:val="009830B3"/>
    <w:rsid w:val="00983F01"/>
    <w:rsid w:val="00983FDC"/>
    <w:rsid w:val="00984087"/>
    <w:rsid w:val="00984B51"/>
    <w:rsid w:val="0098562B"/>
    <w:rsid w:val="00986030"/>
    <w:rsid w:val="00986341"/>
    <w:rsid w:val="009863ED"/>
    <w:rsid w:val="0098780C"/>
    <w:rsid w:val="00987932"/>
    <w:rsid w:val="00987D37"/>
    <w:rsid w:val="00991139"/>
    <w:rsid w:val="00991A13"/>
    <w:rsid w:val="00991CFE"/>
    <w:rsid w:val="00991D66"/>
    <w:rsid w:val="00991D91"/>
    <w:rsid w:val="00991E25"/>
    <w:rsid w:val="00992557"/>
    <w:rsid w:val="009927FB"/>
    <w:rsid w:val="0099293C"/>
    <w:rsid w:val="00993273"/>
    <w:rsid w:val="009937F2"/>
    <w:rsid w:val="00993D80"/>
    <w:rsid w:val="009941DC"/>
    <w:rsid w:val="0099495A"/>
    <w:rsid w:val="00994B4F"/>
    <w:rsid w:val="0099525C"/>
    <w:rsid w:val="00995649"/>
    <w:rsid w:val="0099576C"/>
    <w:rsid w:val="0099593C"/>
    <w:rsid w:val="00996F6C"/>
    <w:rsid w:val="00997259"/>
    <w:rsid w:val="0099745A"/>
    <w:rsid w:val="0099777D"/>
    <w:rsid w:val="009979A4"/>
    <w:rsid w:val="009979D4"/>
    <w:rsid w:val="00997EAE"/>
    <w:rsid w:val="009A08F3"/>
    <w:rsid w:val="009A1520"/>
    <w:rsid w:val="009A17C0"/>
    <w:rsid w:val="009A19EB"/>
    <w:rsid w:val="009A208F"/>
    <w:rsid w:val="009A2E8C"/>
    <w:rsid w:val="009A35FF"/>
    <w:rsid w:val="009A37C2"/>
    <w:rsid w:val="009A3CBA"/>
    <w:rsid w:val="009A4B39"/>
    <w:rsid w:val="009A4BF1"/>
    <w:rsid w:val="009A53D8"/>
    <w:rsid w:val="009A5E17"/>
    <w:rsid w:val="009A60D1"/>
    <w:rsid w:val="009A66D2"/>
    <w:rsid w:val="009A6797"/>
    <w:rsid w:val="009A70C1"/>
    <w:rsid w:val="009B1736"/>
    <w:rsid w:val="009B1970"/>
    <w:rsid w:val="009B1DA2"/>
    <w:rsid w:val="009B1E64"/>
    <w:rsid w:val="009B21E5"/>
    <w:rsid w:val="009B2D9D"/>
    <w:rsid w:val="009B2E0E"/>
    <w:rsid w:val="009B3CFC"/>
    <w:rsid w:val="009B4E6E"/>
    <w:rsid w:val="009B5759"/>
    <w:rsid w:val="009B57C4"/>
    <w:rsid w:val="009B5F91"/>
    <w:rsid w:val="009B702A"/>
    <w:rsid w:val="009B7D11"/>
    <w:rsid w:val="009C0776"/>
    <w:rsid w:val="009C2DF4"/>
    <w:rsid w:val="009C2F18"/>
    <w:rsid w:val="009C310D"/>
    <w:rsid w:val="009C31B3"/>
    <w:rsid w:val="009C372C"/>
    <w:rsid w:val="009C40FB"/>
    <w:rsid w:val="009C48B1"/>
    <w:rsid w:val="009C540E"/>
    <w:rsid w:val="009C6095"/>
    <w:rsid w:val="009C6746"/>
    <w:rsid w:val="009C6FBC"/>
    <w:rsid w:val="009C7005"/>
    <w:rsid w:val="009D0A33"/>
    <w:rsid w:val="009D12EF"/>
    <w:rsid w:val="009D14B6"/>
    <w:rsid w:val="009D16E5"/>
    <w:rsid w:val="009D1823"/>
    <w:rsid w:val="009D205B"/>
    <w:rsid w:val="009D31DB"/>
    <w:rsid w:val="009D3219"/>
    <w:rsid w:val="009D3248"/>
    <w:rsid w:val="009D459D"/>
    <w:rsid w:val="009D474B"/>
    <w:rsid w:val="009D4BBB"/>
    <w:rsid w:val="009D68E0"/>
    <w:rsid w:val="009D7010"/>
    <w:rsid w:val="009D7972"/>
    <w:rsid w:val="009D7AEE"/>
    <w:rsid w:val="009E077E"/>
    <w:rsid w:val="009E1015"/>
    <w:rsid w:val="009E1CE2"/>
    <w:rsid w:val="009E1F12"/>
    <w:rsid w:val="009E3085"/>
    <w:rsid w:val="009E30F0"/>
    <w:rsid w:val="009E3552"/>
    <w:rsid w:val="009E3653"/>
    <w:rsid w:val="009E41D9"/>
    <w:rsid w:val="009E44E1"/>
    <w:rsid w:val="009E471F"/>
    <w:rsid w:val="009E4A36"/>
    <w:rsid w:val="009E4A81"/>
    <w:rsid w:val="009E4D5B"/>
    <w:rsid w:val="009E5655"/>
    <w:rsid w:val="009E5A65"/>
    <w:rsid w:val="009E6057"/>
    <w:rsid w:val="009E6938"/>
    <w:rsid w:val="009E7B90"/>
    <w:rsid w:val="009F17CF"/>
    <w:rsid w:val="009F246D"/>
    <w:rsid w:val="009F267C"/>
    <w:rsid w:val="009F396E"/>
    <w:rsid w:val="009F451F"/>
    <w:rsid w:val="009F4EC6"/>
    <w:rsid w:val="009F520F"/>
    <w:rsid w:val="009F5C2C"/>
    <w:rsid w:val="009F675E"/>
    <w:rsid w:val="009F67F9"/>
    <w:rsid w:val="009F6FE8"/>
    <w:rsid w:val="009F7017"/>
    <w:rsid w:val="009F73DB"/>
    <w:rsid w:val="009F740C"/>
    <w:rsid w:val="009F7537"/>
    <w:rsid w:val="009F7740"/>
    <w:rsid w:val="009F7AAC"/>
    <w:rsid w:val="00A00100"/>
    <w:rsid w:val="00A0016B"/>
    <w:rsid w:val="00A0045E"/>
    <w:rsid w:val="00A00545"/>
    <w:rsid w:val="00A0068F"/>
    <w:rsid w:val="00A012D7"/>
    <w:rsid w:val="00A012E2"/>
    <w:rsid w:val="00A014BD"/>
    <w:rsid w:val="00A018D2"/>
    <w:rsid w:val="00A026F4"/>
    <w:rsid w:val="00A02B32"/>
    <w:rsid w:val="00A0357A"/>
    <w:rsid w:val="00A03D4E"/>
    <w:rsid w:val="00A0448F"/>
    <w:rsid w:val="00A05896"/>
    <w:rsid w:val="00A065A9"/>
    <w:rsid w:val="00A066F9"/>
    <w:rsid w:val="00A06E14"/>
    <w:rsid w:val="00A07616"/>
    <w:rsid w:val="00A1065D"/>
    <w:rsid w:val="00A1078A"/>
    <w:rsid w:val="00A1101A"/>
    <w:rsid w:val="00A11215"/>
    <w:rsid w:val="00A114EB"/>
    <w:rsid w:val="00A12150"/>
    <w:rsid w:val="00A12667"/>
    <w:rsid w:val="00A12948"/>
    <w:rsid w:val="00A12C32"/>
    <w:rsid w:val="00A132B9"/>
    <w:rsid w:val="00A13506"/>
    <w:rsid w:val="00A13881"/>
    <w:rsid w:val="00A13C25"/>
    <w:rsid w:val="00A14A6F"/>
    <w:rsid w:val="00A14C41"/>
    <w:rsid w:val="00A14F09"/>
    <w:rsid w:val="00A14FA5"/>
    <w:rsid w:val="00A15146"/>
    <w:rsid w:val="00A15911"/>
    <w:rsid w:val="00A15F7D"/>
    <w:rsid w:val="00A163E0"/>
    <w:rsid w:val="00A16683"/>
    <w:rsid w:val="00A1742B"/>
    <w:rsid w:val="00A17675"/>
    <w:rsid w:val="00A17793"/>
    <w:rsid w:val="00A17A70"/>
    <w:rsid w:val="00A2047C"/>
    <w:rsid w:val="00A204A5"/>
    <w:rsid w:val="00A206A2"/>
    <w:rsid w:val="00A20E91"/>
    <w:rsid w:val="00A211F3"/>
    <w:rsid w:val="00A22ACD"/>
    <w:rsid w:val="00A2301E"/>
    <w:rsid w:val="00A230D6"/>
    <w:rsid w:val="00A2317E"/>
    <w:rsid w:val="00A23B43"/>
    <w:rsid w:val="00A2410A"/>
    <w:rsid w:val="00A244BC"/>
    <w:rsid w:val="00A24E75"/>
    <w:rsid w:val="00A25244"/>
    <w:rsid w:val="00A255C2"/>
    <w:rsid w:val="00A26DA1"/>
    <w:rsid w:val="00A27A30"/>
    <w:rsid w:val="00A27E57"/>
    <w:rsid w:val="00A300F0"/>
    <w:rsid w:val="00A315A7"/>
    <w:rsid w:val="00A32333"/>
    <w:rsid w:val="00A3247A"/>
    <w:rsid w:val="00A324CA"/>
    <w:rsid w:val="00A32929"/>
    <w:rsid w:val="00A33634"/>
    <w:rsid w:val="00A336F1"/>
    <w:rsid w:val="00A33A82"/>
    <w:rsid w:val="00A3414B"/>
    <w:rsid w:val="00A34259"/>
    <w:rsid w:val="00A3571E"/>
    <w:rsid w:val="00A36214"/>
    <w:rsid w:val="00A3724A"/>
    <w:rsid w:val="00A37BD2"/>
    <w:rsid w:val="00A37F7F"/>
    <w:rsid w:val="00A40965"/>
    <w:rsid w:val="00A40D54"/>
    <w:rsid w:val="00A411FD"/>
    <w:rsid w:val="00A41586"/>
    <w:rsid w:val="00A4168A"/>
    <w:rsid w:val="00A41998"/>
    <w:rsid w:val="00A41BD7"/>
    <w:rsid w:val="00A41F51"/>
    <w:rsid w:val="00A41FBA"/>
    <w:rsid w:val="00A420CB"/>
    <w:rsid w:val="00A4217B"/>
    <w:rsid w:val="00A4268F"/>
    <w:rsid w:val="00A42FE2"/>
    <w:rsid w:val="00A43751"/>
    <w:rsid w:val="00A43963"/>
    <w:rsid w:val="00A43CC7"/>
    <w:rsid w:val="00A444B4"/>
    <w:rsid w:val="00A44590"/>
    <w:rsid w:val="00A44860"/>
    <w:rsid w:val="00A44C6C"/>
    <w:rsid w:val="00A45376"/>
    <w:rsid w:val="00A46F49"/>
    <w:rsid w:val="00A4740B"/>
    <w:rsid w:val="00A47E0A"/>
    <w:rsid w:val="00A50092"/>
    <w:rsid w:val="00A50218"/>
    <w:rsid w:val="00A50DB1"/>
    <w:rsid w:val="00A5155C"/>
    <w:rsid w:val="00A51BA0"/>
    <w:rsid w:val="00A527D1"/>
    <w:rsid w:val="00A52C7E"/>
    <w:rsid w:val="00A53B38"/>
    <w:rsid w:val="00A540F5"/>
    <w:rsid w:val="00A5481F"/>
    <w:rsid w:val="00A54A50"/>
    <w:rsid w:val="00A551C3"/>
    <w:rsid w:val="00A55331"/>
    <w:rsid w:val="00A5537C"/>
    <w:rsid w:val="00A559B0"/>
    <w:rsid w:val="00A55CF7"/>
    <w:rsid w:val="00A55EAF"/>
    <w:rsid w:val="00A560BD"/>
    <w:rsid w:val="00A5632F"/>
    <w:rsid w:val="00A57063"/>
    <w:rsid w:val="00A5724A"/>
    <w:rsid w:val="00A5773C"/>
    <w:rsid w:val="00A57F1B"/>
    <w:rsid w:val="00A57FC9"/>
    <w:rsid w:val="00A608F5"/>
    <w:rsid w:val="00A61A42"/>
    <w:rsid w:val="00A62086"/>
    <w:rsid w:val="00A62127"/>
    <w:rsid w:val="00A624AA"/>
    <w:rsid w:val="00A6263D"/>
    <w:rsid w:val="00A62EA3"/>
    <w:rsid w:val="00A62F16"/>
    <w:rsid w:val="00A63FEB"/>
    <w:rsid w:val="00A644B2"/>
    <w:rsid w:val="00A64E1D"/>
    <w:rsid w:val="00A64EBF"/>
    <w:rsid w:val="00A655BA"/>
    <w:rsid w:val="00A655C9"/>
    <w:rsid w:val="00A65DA1"/>
    <w:rsid w:val="00A6618B"/>
    <w:rsid w:val="00A6665D"/>
    <w:rsid w:val="00A66698"/>
    <w:rsid w:val="00A66819"/>
    <w:rsid w:val="00A66D7E"/>
    <w:rsid w:val="00A66F6B"/>
    <w:rsid w:val="00A670D6"/>
    <w:rsid w:val="00A67611"/>
    <w:rsid w:val="00A67A7D"/>
    <w:rsid w:val="00A7046C"/>
    <w:rsid w:val="00A7068E"/>
    <w:rsid w:val="00A706BE"/>
    <w:rsid w:val="00A70710"/>
    <w:rsid w:val="00A70841"/>
    <w:rsid w:val="00A7180A"/>
    <w:rsid w:val="00A72975"/>
    <w:rsid w:val="00A737B3"/>
    <w:rsid w:val="00A73C15"/>
    <w:rsid w:val="00A74397"/>
    <w:rsid w:val="00A74A3A"/>
    <w:rsid w:val="00A75417"/>
    <w:rsid w:val="00A75CD1"/>
    <w:rsid w:val="00A75EDD"/>
    <w:rsid w:val="00A76853"/>
    <w:rsid w:val="00A76DF3"/>
    <w:rsid w:val="00A8010E"/>
    <w:rsid w:val="00A809BA"/>
    <w:rsid w:val="00A816D7"/>
    <w:rsid w:val="00A81BAD"/>
    <w:rsid w:val="00A81DD1"/>
    <w:rsid w:val="00A81F19"/>
    <w:rsid w:val="00A81F70"/>
    <w:rsid w:val="00A82234"/>
    <w:rsid w:val="00A82603"/>
    <w:rsid w:val="00A835CC"/>
    <w:rsid w:val="00A83635"/>
    <w:rsid w:val="00A84228"/>
    <w:rsid w:val="00A842C0"/>
    <w:rsid w:val="00A843CC"/>
    <w:rsid w:val="00A84481"/>
    <w:rsid w:val="00A84505"/>
    <w:rsid w:val="00A85E0C"/>
    <w:rsid w:val="00A86483"/>
    <w:rsid w:val="00A86E6C"/>
    <w:rsid w:val="00A872DD"/>
    <w:rsid w:val="00A87572"/>
    <w:rsid w:val="00A875FB"/>
    <w:rsid w:val="00A9012A"/>
    <w:rsid w:val="00A90377"/>
    <w:rsid w:val="00A907FA"/>
    <w:rsid w:val="00A90DE7"/>
    <w:rsid w:val="00A911A4"/>
    <w:rsid w:val="00A91202"/>
    <w:rsid w:val="00A92242"/>
    <w:rsid w:val="00A936FF"/>
    <w:rsid w:val="00A93762"/>
    <w:rsid w:val="00A9383B"/>
    <w:rsid w:val="00A9384C"/>
    <w:rsid w:val="00A93A65"/>
    <w:rsid w:val="00A93F30"/>
    <w:rsid w:val="00A93FC3"/>
    <w:rsid w:val="00A9421A"/>
    <w:rsid w:val="00A947AD"/>
    <w:rsid w:val="00A94865"/>
    <w:rsid w:val="00A94C05"/>
    <w:rsid w:val="00A94E3F"/>
    <w:rsid w:val="00A966C8"/>
    <w:rsid w:val="00A96C4B"/>
    <w:rsid w:val="00A97008"/>
    <w:rsid w:val="00A97094"/>
    <w:rsid w:val="00A9737C"/>
    <w:rsid w:val="00A978E1"/>
    <w:rsid w:val="00AA063A"/>
    <w:rsid w:val="00AA0DD2"/>
    <w:rsid w:val="00AA0E58"/>
    <w:rsid w:val="00AA13C6"/>
    <w:rsid w:val="00AA1507"/>
    <w:rsid w:val="00AA17A1"/>
    <w:rsid w:val="00AA25B8"/>
    <w:rsid w:val="00AA3607"/>
    <w:rsid w:val="00AA4078"/>
    <w:rsid w:val="00AA43A4"/>
    <w:rsid w:val="00AA4BED"/>
    <w:rsid w:val="00AA4CDA"/>
    <w:rsid w:val="00AA56D1"/>
    <w:rsid w:val="00AA6347"/>
    <w:rsid w:val="00AA6C69"/>
    <w:rsid w:val="00AA71C4"/>
    <w:rsid w:val="00AB0AD9"/>
    <w:rsid w:val="00AB2EC2"/>
    <w:rsid w:val="00AB3B5E"/>
    <w:rsid w:val="00AB3B84"/>
    <w:rsid w:val="00AB4475"/>
    <w:rsid w:val="00AB4E54"/>
    <w:rsid w:val="00AB513B"/>
    <w:rsid w:val="00AB5C87"/>
    <w:rsid w:val="00AB5E29"/>
    <w:rsid w:val="00AB69CE"/>
    <w:rsid w:val="00AB6E8F"/>
    <w:rsid w:val="00AB7089"/>
    <w:rsid w:val="00AB7334"/>
    <w:rsid w:val="00AB7501"/>
    <w:rsid w:val="00AC0380"/>
    <w:rsid w:val="00AC03D2"/>
    <w:rsid w:val="00AC05C9"/>
    <w:rsid w:val="00AC0934"/>
    <w:rsid w:val="00AC17B9"/>
    <w:rsid w:val="00AC1981"/>
    <w:rsid w:val="00AC3C2C"/>
    <w:rsid w:val="00AC3CB6"/>
    <w:rsid w:val="00AC3FC7"/>
    <w:rsid w:val="00AC41EF"/>
    <w:rsid w:val="00AC425F"/>
    <w:rsid w:val="00AC4776"/>
    <w:rsid w:val="00AC52D2"/>
    <w:rsid w:val="00AC58BC"/>
    <w:rsid w:val="00AC5940"/>
    <w:rsid w:val="00AC5A14"/>
    <w:rsid w:val="00AC6119"/>
    <w:rsid w:val="00AC720E"/>
    <w:rsid w:val="00AC7367"/>
    <w:rsid w:val="00AC772B"/>
    <w:rsid w:val="00AD16B6"/>
    <w:rsid w:val="00AD1ADE"/>
    <w:rsid w:val="00AD1C2E"/>
    <w:rsid w:val="00AD1CE5"/>
    <w:rsid w:val="00AD1FE7"/>
    <w:rsid w:val="00AD203C"/>
    <w:rsid w:val="00AD22FA"/>
    <w:rsid w:val="00AD2766"/>
    <w:rsid w:val="00AD2A55"/>
    <w:rsid w:val="00AD3337"/>
    <w:rsid w:val="00AD34F4"/>
    <w:rsid w:val="00AD37FD"/>
    <w:rsid w:val="00AD3D94"/>
    <w:rsid w:val="00AD3EC9"/>
    <w:rsid w:val="00AD4526"/>
    <w:rsid w:val="00AD4640"/>
    <w:rsid w:val="00AD4E25"/>
    <w:rsid w:val="00AD4ECB"/>
    <w:rsid w:val="00AD557E"/>
    <w:rsid w:val="00AD562B"/>
    <w:rsid w:val="00AD5AC4"/>
    <w:rsid w:val="00AD5F96"/>
    <w:rsid w:val="00AD6841"/>
    <w:rsid w:val="00AD7A34"/>
    <w:rsid w:val="00AD7E73"/>
    <w:rsid w:val="00AE0E58"/>
    <w:rsid w:val="00AE0E9A"/>
    <w:rsid w:val="00AE0EE4"/>
    <w:rsid w:val="00AE10A3"/>
    <w:rsid w:val="00AE1501"/>
    <w:rsid w:val="00AE16C8"/>
    <w:rsid w:val="00AE25FF"/>
    <w:rsid w:val="00AE2839"/>
    <w:rsid w:val="00AE29CA"/>
    <w:rsid w:val="00AE2F43"/>
    <w:rsid w:val="00AE2F94"/>
    <w:rsid w:val="00AE2FBE"/>
    <w:rsid w:val="00AE40BD"/>
    <w:rsid w:val="00AE40C7"/>
    <w:rsid w:val="00AE45E2"/>
    <w:rsid w:val="00AE4BF4"/>
    <w:rsid w:val="00AE556C"/>
    <w:rsid w:val="00AE587D"/>
    <w:rsid w:val="00AE76E5"/>
    <w:rsid w:val="00AE7804"/>
    <w:rsid w:val="00AE7CB2"/>
    <w:rsid w:val="00AF034D"/>
    <w:rsid w:val="00AF0A75"/>
    <w:rsid w:val="00AF104A"/>
    <w:rsid w:val="00AF1B3E"/>
    <w:rsid w:val="00AF25D3"/>
    <w:rsid w:val="00AF2923"/>
    <w:rsid w:val="00AF29A7"/>
    <w:rsid w:val="00AF2B8D"/>
    <w:rsid w:val="00AF2E0A"/>
    <w:rsid w:val="00AF2E63"/>
    <w:rsid w:val="00AF2E78"/>
    <w:rsid w:val="00AF2F88"/>
    <w:rsid w:val="00AF31F2"/>
    <w:rsid w:val="00AF3EE3"/>
    <w:rsid w:val="00AF4088"/>
    <w:rsid w:val="00AF43DA"/>
    <w:rsid w:val="00AF4751"/>
    <w:rsid w:val="00AF4798"/>
    <w:rsid w:val="00AF51FC"/>
    <w:rsid w:val="00AF54FD"/>
    <w:rsid w:val="00AF553F"/>
    <w:rsid w:val="00AF5959"/>
    <w:rsid w:val="00AF6139"/>
    <w:rsid w:val="00B00D5D"/>
    <w:rsid w:val="00B011E4"/>
    <w:rsid w:val="00B01329"/>
    <w:rsid w:val="00B0152C"/>
    <w:rsid w:val="00B01A07"/>
    <w:rsid w:val="00B01C43"/>
    <w:rsid w:val="00B02485"/>
    <w:rsid w:val="00B02820"/>
    <w:rsid w:val="00B02892"/>
    <w:rsid w:val="00B02B5B"/>
    <w:rsid w:val="00B02E98"/>
    <w:rsid w:val="00B043BB"/>
    <w:rsid w:val="00B04650"/>
    <w:rsid w:val="00B05D16"/>
    <w:rsid w:val="00B05D33"/>
    <w:rsid w:val="00B061C7"/>
    <w:rsid w:val="00B06709"/>
    <w:rsid w:val="00B06765"/>
    <w:rsid w:val="00B06900"/>
    <w:rsid w:val="00B06D65"/>
    <w:rsid w:val="00B101DA"/>
    <w:rsid w:val="00B1093E"/>
    <w:rsid w:val="00B10A92"/>
    <w:rsid w:val="00B110C0"/>
    <w:rsid w:val="00B113D1"/>
    <w:rsid w:val="00B11E06"/>
    <w:rsid w:val="00B11E1B"/>
    <w:rsid w:val="00B12140"/>
    <w:rsid w:val="00B12FE2"/>
    <w:rsid w:val="00B13208"/>
    <w:rsid w:val="00B13733"/>
    <w:rsid w:val="00B1482B"/>
    <w:rsid w:val="00B15326"/>
    <w:rsid w:val="00B159A5"/>
    <w:rsid w:val="00B16AE8"/>
    <w:rsid w:val="00B176BB"/>
    <w:rsid w:val="00B17B2D"/>
    <w:rsid w:val="00B17B30"/>
    <w:rsid w:val="00B17CA2"/>
    <w:rsid w:val="00B17D5B"/>
    <w:rsid w:val="00B17DCE"/>
    <w:rsid w:val="00B17E91"/>
    <w:rsid w:val="00B2059E"/>
    <w:rsid w:val="00B2060C"/>
    <w:rsid w:val="00B20A3C"/>
    <w:rsid w:val="00B21A88"/>
    <w:rsid w:val="00B21B79"/>
    <w:rsid w:val="00B2269B"/>
    <w:rsid w:val="00B22745"/>
    <w:rsid w:val="00B22916"/>
    <w:rsid w:val="00B22C4F"/>
    <w:rsid w:val="00B2384A"/>
    <w:rsid w:val="00B23AA6"/>
    <w:rsid w:val="00B25E36"/>
    <w:rsid w:val="00B25E53"/>
    <w:rsid w:val="00B26206"/>
    <w:rsid w:val="00B26E11"/>
    <w:rsid w:val="00B2733C"/>
    <w:rsid w:val="00B27C25"/>
    <w:rsid w:val="00B3063C"/>
    <w:rsid w:val="00B309D0"/>
    <w:rsid w:val="00B31400"/>
    <w:rsid w:val="00B31A3C"/>
    <w:rsid w:val="00B31A47"/>
    <w:rsid w:val="00B3209C"/>
    <w:rsid w:val="00B33E7B"/>
    <w:rsid w:val="00B34271"/>
    <w:rsid w:val="00B3539C"/>
    <w:rsid w:val="00B3542F"/>
    <w:rsid w:val="00B35772"/>
    <w:rsid w:val="00B36109"/>
    <w:rsid w:val="00B362AC"/>
    <w:rsid w:val="00B36A83"/>
    <w:rsid w:val="00B36DED"/>
    <w:rsid w:val="00B36E0B"/>
    <w:rsid w:val="00B37662"/>
    <w:rsid w:val="00B378C6"/>
    <w:rsid w:val="00B3795F"/>
    <w:rsid w:val="00B37D40"/>
    <w:rsid w:val="00B40126"/>
    <w:rsid w:val="00B4044C"/>
    <w:rsid w:val="00B4067C"/>
    <w:rsid w:val="00B409ED"/>
    <w:rsid w:val="00B418FA"/>
    <w:rsid w:val="00B41B83"/>
    <w:rsid w:val="00B41EAA"/>
    <w:rsid w:val="00B438DC"/>
    <w:rsid w:val="00B43A8E"/>
    <w:rsid w:val="00B43EB5"/>
    <w:rsid w:val="00B44162"/>
    <w:rsid w:val="00B4557E"/>
    <w:rsid w:val="00B455FC"/>
    <w:rsid w:val="00B45762"/>
    <w:rsid w:val="00B45E76"/>
    <w:rsid w:val="00B461CD"/>
    <w:rsid w:val="00B46F1A"/>
    <w:rsid w:val="00B4777A"/>
    <w:rsid w:val="00B50366"/>
    <w:rsid w:val="00B50492"/>
    <w:rsid w:val="00B5052A"/>
    <w:rsid w:val="00B50D41"/>
    <w:rsid w:val="00B50D6B"/>
    <w:rsid w:val="00B52121"/>
    <w:rsid w:val="00B52964"/>
    <w:rsid w:val="00B52F17"/>
    <w:rsid w:val="00B5416F"/>
    <w:rsid w:val="00B546AB"/>
    <w:rsid w:val="00B546C8"/>
    <w:rsid w:val="00B546F6"/>
    <w:rsid w:val="00B548BA"/>
    <w:rsid w:val="00B54BA7"/>
    <w:rsid w:val="00B5516A"/>
    <w:rsid w:val="00B55656"/>
    <w:rsid w:val="00B55741"/>
    <w:rsid w:val="00B55D02"/>
    <w:rsid w:val="00B56CE4"/>
    <w:rsid w:val="00B57870"/>
    <w:rsid w:val="00B62523"/>
    <w:rsid w:val="00B635C5"/>
    <w:rsid w:val="00B64AB3"/>
    <w:rsid w:val="00B65480"/>
    <w:rsid w:val="00B654F0"/>
    <w:rsid w:val="00B66213"/>
    <w:rsid w:val="00B66381"/>
    <w:rsid w:val="00B6650E"/>
    <w:rsid w:val="00B66717"/>
    <w:rsid w:val="00B66A27"/>
    <w:rsid w:val="00B673AA"/>
    <w:rsid w:val="00B67A73"/>
    <w:rsid w:val="00B706C6"/>
    <w:rsid w:val="00B709E9"/>
    <w:rsid w:val="00B70B59"/>
    <w:rsid w:val="00B7158E"/>
    <w:rsid w:val="00B715D6"/>
    <w:rsid w:val="00B716AB"/>
    <w:rsid w:val="00B733D0"/>
    <w:rsid w:val="00B74674"/>
    <w:rsid w:val="00B74803"/>
    <w:rsid w:val="00B74932"/>
    <w:rsid w:val="00B74D9E"/>
    <w:rsid w:val="00B77857"/>
    <w:rsid w:val="00B77D0C"/>
    <w:rsid w:val="00B77F34"/>
    <w:rsid w:val="00B801EA"/>
    <w:rsid w:val="00B80F79"/>
    <w:rsid w:val="00B814DC"/>
    <w:rsid w:val="00B815BA"/>
    <w:rsid w:val="00B81A48"/>
    <w:rsid w:val="00B81CB2"/>
    <w:rsid w:val="00B81EF3"/>
    <w:rsid w:val="00B8286E"/>
    <w:rsid w:val="00B82AB8"/>
    <w:rsid w:val="00B82DAB"/>
    <w:rsid w:val="00B82EDE"/>
    <w:rsid w:val="00B83137"/>
    <w:rsid w:val="00B834C1"/>
    <w:rsid w:val="00B837FF"/>
    <w:rsid w:val="00B83A69"/>
    <w:rsid w:val="00B83BA9"/>
    <w:rsid w:val="00B83C70"/>
    <w:rsid w:val="00B8412F"/>
    <w:rsid w:val="00B843DF"/>
    <w:rsid w:val="00B84928"/>
    <w:rsid w:val="00B84AD9"/>
    <w:rsid w:val="00B84C05"/>
    <w:rsid w:val="00B850D4"/>
    <w:rsid w:val="00B854C6"/>
    <w:rsid w:val="00B854F7"/>
    <w:rsid w:val="00B860B1"/>
    <w:rsid w:val="00B86BD7"/>
    <w:rsid w:val="00B871E2"/>
    <w:rsid w:val="00B87C44"/>
    <w:rsid w:val="00B90437"/>
    <w:rsid w:val="00B90C4E"/>
    <w:rsid w:val="00B90C7B"/>
    <w:rsid w:val="00B91016"/>
    <w:rsid w:val="00B920BC"/>
    <w:rsid w:val="00B9354D"/>
    <w:rsid w:val="00B939BF"/>
    <w:rsid w:val="00B93B65"/>
    <w:rsid w:val="00B93B6C"/>
    <w:rsid w:val="00B948E5"/>
    <w:rsid w:val="00B951DF"/>
    <w:rsid w:val="00B95932"/>
    <w:rsid w:val="00B964A8"/>
    <w:rsid w:val="00B964C6"/>
    <w:rsid w:val="00B966E2"/>
    <w:rsid w:val="00B970A1"/>
    <w:rsid w:val="00B971F1"/>
    <w:rsid w:val="00B97759"/>
    <w:rsid w:val="00BA00A6"/>
    <w:rsid w:val="00BA0348"/>
    <w:rsid w:val="00BA0552"/>
    <w:rsid w:val="00BA05EB"/>
    <w:rsid w:val="00BA0FA4"/>
    <w:rsid w:val="00BA1570"/>
    <w:rsid w:val="00BA1AD6"/>
    <w:rsid w:val="00BA1C03"/>
    <w:rsid w:val="00BA1F0D"/>
    <w:rsid w:val="00BA1F95"/>
    <w:rsid w:val="00BA2C92"/>
    <w:rsid w:val="00BA2CB9"/>
    <w:rsid w:val="00BA441C"/>
    <w:rsid w:val="00BA4E9B"/>
    <w:rsid w:val="00BA5050"/>
    <w:rsid w:val="00BA517B"/>
    <w:rsid w:val="00BA5218"/>
    <w:rsid w:val="00BA5A6F"/>
    <w:rsid w:val="00BA6062"/>
    <w:rsid w:val="00BA736B"/>
    <w:rsid w:val="00BA7698"/>
    <w:rsid w:val="00BA7A84"/>
    <w:rsid w:val="00BB01BE"/>
    <w:rsid w:val="00BB10A3"/>
    <w:rsid w:val="00BB1781"/>
    <w:rsid w:val="00BB1B25"/>
    <w:rsid w:val="00BB1CA3"/>
    <w:rsid w:val="00BB1E39"/>
    <w:rsid w:val="00BB21B3"/>
    <w:rsid w:val="00BB24EA"/>
    <w:rsid w:val="00BB36F4"/>
    <w:rsid w:val="00BB3860"/>
    <w:rsid w:val="00BB38CE"/>
    <w:rsid w:val="00BB41B6"/>
    <w:rsid w:val="00BB4CCF"/>
    <w:rsid w:val="00BB50B0"/>
    <w:rsid w:val="00BB5A2C"/>
    <w:rsid w:val="00BB67B1"/>
    <w:rsid w:val="00BB6A7C"/>
    <w:rsid w:val="00BB762A"/>
    <w:rsid w:val="00BB7AA7"/>
    <w:rsid w:val="00BC01CC"/>
    <w:rsid w:val="00BC060A"/>
    <w:rsid w:val="00BC0770"/>
    <w:rsid w:val="00BC1419"/>
    <w:rsid w:val="00BC1F07"/>
    <w:rsid w:val="00BC28C2"/>
    <w:rsid w:val="00BC2C45"/>
    <w:rsid w:val="00BC3383"/>
    <w:rsid w:val="00BC3EE4"/>
    <w:rsid w:val="00BC4003"/>
    <w:rsid w:val="00BC4025"/>
    <w:rsid w:val="00BC43F6"/>
    <w:rsid w:val="00BC5085"/>
    <w:rsid w:val="00BC513C"/>
    <w:rsid w:val="00BC5579"/>
    <w:rsid w:val="00BC5611"/>
    <w:rsid w:val="00BC5809"/>
    <w:rsid w:val="00BC59FF"/>
    <w:rsid w:val="00BC5B8D"/>
    <w:rsid w:val="00BC5DD7"/>
    <w:rsid w:val="00BC5EC2"/>
    <w:rsid w:val="00BC5F6E"/>
    <w:rsid w:val="00BC64A6"/>
    <w:rsid w:val="00BC6558"/>
    <w:rsid w:val="00BC7AD8"/>
    <w:rsid w:val="00BC7DEE"/>
    <w:rsid w:val="00BC7EFB"/>
    <w:rsid w:val="00BD0DE6"/>
    <w:rsid w:val="00BD171B"/>
    <w:rsid w:val="00BD18AA"/>
    <w:rsid w:val="00BD1EC8"/>
    <w:rsid w:val="00BD2598"/>
    <w:rsid w:val="00BD332A"/>
    <w:rsid w:val="00BD3797"/>
    <w:rsid w:val="00BD37E7"/>
    <w:rsid w:val="00BD4061"/>
    <w:rsid w:val="00BD44C9"/>
    <w:rsid w:val="00BD4C7B"/>
    <w:rsid w:val="00BD4CB3"/>
    <w:rsid w:val="00BD4EAD"/>
    <w:rsid w:val="00BD4EBB"/>
    <w:rsid w:val="00BD50BF"/>
    <w:rsid w:val="00BD5796"/>
    <w:rsid w:val="00BD6DE1"/>
    <w:rsid w:val="00BD74FA"/>
    <w:rsid w:val="00BD7763"/>
    <w:rsid w:val="00BD7B11"/>
    <w:rsid w:val="00BD7CA8"/>
    <w:rsid w:val="00BD7D0B"/>
    <w:rsid w:val="00BE034D"/>
    <w:rsid w:val="00BE0D24"/>
    <w:rsid w:val="00BE14C4"/>
    <w:rsid w:val="00BE1BDB"/>
    <w:rsid w:val="00BE2792"/>
    <w:rsid w:val="00BE2BF0"/>
    <w:rsid w:val="00BE3823"/>
    <w:rsid w:val="00BE3B05"/>
    <w:rsid w:val="00BE3B95"/>
    <w:rsid w:val="00BE4965"/>
    <w:rsid w:val="00BE4FEA"/>
    <w:rsid w:val="00BE5198"/>
    <w:rsid w:val="00BE573F"/>
    <w:rsid w:val="00BE658C"/>
    <w:rsid w:val="00BE72FC"/>
    <w:rsid w:val="00BF09BA"/>
    <w:rsid w:val="00BF0E58"/>
    <w:rsid w:val="00BF1737"/>
    <w:rsid w:val="00BF25E8"/>
    <w:rsid w:val="00BF32FF"/>
    <w:rsid w:val="00BF377B"/>
    <w:rsid w:val="00BF4063"/>
    <w:rsid w:val="00BF453D"/>
    <w:rsid w:val="00BF5980"/>
    <w:rsid w:val="00BF5DBE"/>
    <w:rsid w:val="00BF71A0"/>
    <w:rsid w:val="00BF74EF"/>
    <w:rsid w:val="00C0059B"/>
    <w:rsid w:val="00C01C99"/>
    <w:rsid w:val="00C02E29"/>
    <w:rsid w:val="00C03411"/>
    <w:rsid w:val="00C037D0"/>
    <w:rsid w:val="00C03904"/>
    <w:rsid w:val="00C04167"/>
    <w:rsid w:val="00C04905"/>
    <w:rsid w:val="00C06288"/>
    <w:rsid w:val="00C069A9"/>
    <w:rsid w:val="00C06A86"/>
    <w:rsid w:val="00C06FEB"/>
    <w:rsid w:val="00C07080"/>
    <w:rsid w:val="00C0721B"/>
    <w:rsid w:val="00C07CF1"/>
    <w:rsid w:val="00C10018"/>
    <w:rsid w:val="00C10303"/>
    <w:rsid w:val="00C10503"/>
    <w:rsid w:val="00C10C53"/>
    <w:rsid w:val="00C10DD2"/>
    <w:rsid w:val="00C11135"/>
    <w:rsid w:val="00C111D5"/>
    <w:rsid w:val="00C11B00"/>
    <w:rsid w:val="00C11FDC"/>
    <w:rsid w:val="00C120E0"/>
    <w:rsid w:val="00C12570"/>
    <w:rsid w:val="00C12C2E"/>
    <w:rsid w:val="00C13AF0"/>
    <w:rsid w:val="00C1440B"/>
    <w:rsid w:val="00C14A64"/>
    <w:rsid w:val="00C14CDF"/>
    <w:rsid w:val="00C15385"/>
    <w:rsid w:val="00C15559"/>
    <w:rsid w:val="00C155D7"/>
    <w:rsid w:val="00C156B2"/>
    <w:rsid w:val="00C156CA"/>
    <w:rsid w:val="00C15B8D"/>
    <w:rsid w:val="00C15BB4"/>
    <w:rsid w:val="00C15F0F"/>
    <w:rsid w:val="00C16031"/>
    <w:rsid w:val="00C1609E"/>
    <w:rsid w:val="00C16269"/>
    <w:rsid w:val="00C16CFA"/>
    <w:rsid w:val="00C1786D"/>
    <w:rsid w:val="00C17C07"/>
    <w:rsid w:val="00C20464"/>
    <w:rsid w:val="00C20598"/>
    <w:rsid w:val="00C21774"/>
    <w:rsid w:val="00C2189E"/>
    <w:rsid w:val="00C21950"/>
    <w:rsid w:val="00C22025"/>
    <w:rsid w:val="00C2291E"/>
    <w:rsid w:val="00C22B28"/>
    <w:rsid w:val="00C23857"/>
    <w:rsid w:val="00C242C5"/>
    <w:rsid w:val="00C24304"/>
    <w:rsid w:val="00C24599"/>
    <w:rsid w:val="00C24AF7"/>
    <w:rsid w:val="00C24FA4"/>
    <w:rsid w:val="00C24FF5"/>
    <w:rsid w:val="00C2500D"/>
    <w:rsid w:val="00C25183"/>
    <w:rsid w:val="00C25C3A"/>
    <w:rsid w:val="00C26162"/>
    <w:rsid w:val="00C26615"/>
    <w:rsid w:val="00C26795"/>
    <w:rsid w:val="00C26B03"/>
    <w:rsid w:val="00C26CE5"/>
    <w:rsid w:val="00C27D7F"/>
    <w:rsid w:val="00C27DFC"/>
    <w:rsid w:val="00C27EDB"/>
    <w:rsid w:val="00C301DA"/>
    <w:rsid w:val="00C303CB"/>
    <w:rsid w:val="00C3059E"/>
    <w:rsid w:val="00C3087B"/>
    <w:rsid w:val="00C3135A"/>
    <w:rsid w:val="00C317D1"/>
    <w:rsid w:val="00C31F2A"/>
    <w:rsid w:val="00C32649"/>
    <w:rsid w:val="00C33A21"/>
    <w:rsid w:val="00C33B1B"/>
    <w:rsid w:val="00C342BE"/>
    <w:rsid w:val="00C3466B"/>
    <w:rsid w:val="00C34E12"/>
    <w:rsid w:val="00C355D9"/>
    <w:rsid w:val="00C355E6"/>
    <w:rsid w:val="00C358BD"/>
    <w:rsid w:val="00C3597A"/>
    <w:rsid w:val="00C36302"/>
    <w:rsid w:val="00C367C2"/>
    <w:rsid w:val="00C36CD7"/>
    <w:rsid w:val="00C379AB"/>
    <w:rsid w:val="00C37B5D"/>
    <w:rsid w:val="00C40046"/>
    <w:rsid w:val="00C4011D"/>
    <w:rsid w:val="00C4022C"/>
    <w:rsid w:val="00C40457"/>
    <w:rsid w:val="00C40943"/>
    <w:rsid w:val="00C40A6B"/>
    <w:rsid w:val="00C4147E"/>
    <w:rsid w:val="00C41E2C"/>
    <w:rsid w:val="00C4289D"/>
    <w:rsid w:val="00C4328E"/>
    <w:rsid w:val="00C43570"/>
    <w:rsid w:val="00C4385D"/>
    <w:rsid w:val="00C43F74"/>
    <w:rsid w:val="00C4515D"/>
    <w:rsid w:val="00C45905"/>
    <w:rsid w:val="00C46593"/>
    <w:rsid w:val="00C47374"/>
    <w:rsid w:val="00C47581"/>
    <w:rsid w:val="00C47BE2"/>
    <w:rsid w:val="00C47CB8"/>
    <w:rsid w:val="00C5049A"/>
    <w:rsid w:val="00C51322"/>
    <w:rsid w:val="00C51EFC"/>
    <w:rsid w:val="00C52182"/>
    <w:rsid w:val="00C52476"/>
    <w:rsid w:val="00C539E2"/>
    <w:rsid w:val="00C539F2"/>
    <w:rsid w:val="00C53A25"/>
    <w:rsid w:val="00C53A2E"/>
    <w:rsid w:val="00C542A4"/>
    <w:rsid w:val="00C542A9"/>
    <w:rsid w:val="00C54515"/>
    <w:rsid w:val="00C556F1"/>
    <w:rsid w:val="00C55B3E"/>
    <w:rsid w:val="00C55D79"/>
    <w:rsid w:val="00C56261"/>
    <w:rsid w:val="00C57605"/>
    <w:rsid w:val="00C57D83"/>
    <w:rsid w:val="00C57DA6"/>
    <w:rsid w:val="00C60559"/>
    <w:rsid w:val="00C60BBF"/>
    <w:rsid w:val="00C6131F"/>
    <w:rsid w:val="00C61A46"/>
    <w:rsid w:val="00C61C68"/>
    <w:rsid w:val="00C61DC1"/>
    <w:rsid w:val="00C62871"/>
    <w:rsid w:val="00C62A13"/>
    <w:rsid w:val="00C63F61"/>
    <w:rsid w:val="00C64250"/>
    <w:rsid w:val="00C64764"/>
    <w:rsid w:val="00C6507A"/>
    <w:rsid w:val="00C65AC6"/>
    <w:rsid w:val="00C662B2"/>
    <w:rsid w:val="00C66803"/>
    <w:rsid w:val="00C669D9"/>
    <w:rsid w:val="00C66E45"/>
    <w:rsid w:val="00C678A5"/>
    <w:rsid w:val="00C708CA"/>
    <w:rsid w:val="00C70E86"/>
    <w:rsid w:val="00C71A19"/>
    <w:rsid w:val="00C72525"/>
    <w:rsid w:val="00C72B35"/>
    <w:rsid w:val="00C73734"/>
    <w:rsid w:val="00C73DD1"/>
    <w:rsid w:val="00C74749"/>
    <w:rsid w:val="00C751BE"/>
    <w:rsid w:val="00C755DC"/>
    <w:rsid w:val="00C7622E"/>
    <w:rsid w:val="00C7632C"/>
    <w:rsid w:val="00C766E6"/>
    <w:rsid w:val="00C76AB2"/>
    <w:rsid w:val="00C7756E"/>
    <w:rsid w:val="00C77A31"/>
    <w:rsid w:val="00C80B10"/>
    <w:rsid w:val="00C80B50"/>
    <w:rsid w:val="00C819D5"/>
    <w:rsid w:val="00C82ABE"/>
    <w:rsid w:val="00C8368C"/>
    <w:rsid w:val="00C846DC"/>
    <w:rsid w:val="00C8503E"/>
    <w:rsid w:val="00C85EA1"/>
    <w:rsid w:val="00C85FE0"/>
    <w:rsid w:val="00C8623C"/>
    <w:rsid w:val="00C863C4"/>
    <w:rsid w:val="00C86C8E"/>
    <w:rsid w:val="00C872AE"/>
    <w:rsid w:val="00C872BA"/>
    <w:rsid w:val="00C872D5"/>
    <w:rsid w:val="00C872DE"/>
    <w:rsid w:val="00C87834"/>
    <w:rsid w:val="00C903CE"/>
    <w:rsid w:val="00C909C9"/>
    <w:rsid w:val="00C90B46"/>
    <w:rsid w:val="00C90F21"/>
    <w:rsid w:val="00C91FEC"/>
    <w:rsid w:val="00C9258A"/>
    <w:rsid w:val="00C92776"/>
    <w:rsid w:val="00C92889"/>
    <w:rsid w:val="00C935FC"/>
    <w:rsid w:val="00C943FA"/>
    <w:rsid w:val="00C948E7"/>
    <w:rsid w:val="00C94BEF"/>
    <w:rsid w:val="00C9537D"/>
    <w:rsid w:val="00C95382"/>
    <w:rsid w:val="00C96233"/>
    <w:rsid w:val="00C96D93"/>
    <w:rsid w:val="00C96FDE"/>
    <w:rsid w:val="00C97E2E"/>
    <w:rsid w:val="00C97E83"/>
    <w:rsid w:val="00C97E99"/>
    <w:rsid w:val="00CA0BBC"/>
    <w:rsid w:val="00CA103F"/>
    <w:rsid w:val="00CA2500"/>
    <w:rsid w:val="00CA2504"/>
    <w:rsid w:val="00CA27D4"/>
    <w:rsid w:val="00CA28B6"/>
    <w:rsid w:val="00CA30F1"/>
    <w:rsid w:val="00CA3240"/>
    <w:rsid w:val="00CA373A"/>
    <w:rsid w:val="00CA49B4"/>
    <w:rsid w:val="00CA4C1E"/>
    <w:rsid w:val="00CA4EF6"/>
    <w:rsid w:val="00CA5E0C"/>
    <w:rsid w:val="00CA654D"/>
    <w:rsid w:val="00CA763C"/>
    <w:rsid w:val="00CB0127"/>
    <w:rsid w:val="00CB0AC8"/>
    <w:rsid w:val="00CB0AF0"/>
    <w:rsid w:val="00CB0D94"/>
    <w:rsid w:val="00CB0F59"/>
    <w:rsid w:val="00CB1213"/>
    <w:rsid w:val="00CB2216"/>
    <w:rsid w:val="00CB388B"/>
    <w:rsid w:val="00CB3AD6"/>
    <w:rsid w:val="00CB4331"/>
    <w:rsid w:val="00CB43F8"/>
    <w:rsid w:val="00CB517F"/>
    <w:rsid w:val="00CB5620"/>
    <w:rsid w:val="00CB5C52"/>
    <w:rsid w:val="00CB5F38"/>
    <w:rsid w:val="00CB6622"/>
    <w:rsid w:val="00CB6D1C"/>
    <w:rsid w:val="00CB6D85"/>
    <w:rsid w:val="00CB6ED0"/>
    <w:rsid w:val="00CC00A0"/>
    <w:rsid w:val="00CC00DB"/>
    <w:rsid w:val="00CC0112"/>
    <w:rsid w:val="00CC0569"/>
    <w:rsid w:val="00CC0805"/>
    <w:rsid w:val="00CC0FA9"/>
    <w:rsid w:val="00CC1083"/>
    <w:rsid w:val="00CC14E8"/>
    <w:rsid w:val="00CC1C4C"/>
    <w:rsid w:val="00CC1D5E"/>
    <w:rsid w:val="00CC1E01"/>
    <w:rsid w:val="00CC23C1"/>
    <w:rsid w:val="00CC24A0"/>
    <w:rsid w:val="00CC31FF"/>
    <w:rsid w:val="00CC38FB"/>
    <w:rsid w:val="00CC3FFC"/>
    <w:rsid w:val="00CC41AF"/>
    <w:rsid w:val="00CC465A"/>
    <w:rsid w:val="00CC4BE7"/>
    <w:rsid w:val="00CC5AE8"/>
    <w:rsid w:val="00CC622A"/>
    <w:rsid w:val="00CC62AB"/>
    <w:rsid w:val="00CD06AC"/>
    <w:rsid w:val="00CD18F2"/>
    <w:rsid w:val="00CD261A"/>
    <w:rsid w:val="00CD2827"/>
    <w:rsid w:val="00CD2859"/>
    <w:rsid w:val="00CD31BD"/>
    <w:rsid w:val="00CD3ED0"/>
    <w:rsid w:val="00CD40F3"/>
    <w:rsid w:val="00CD4219"/>
    <w:rsid w:val="00CD49EF"/>
    <w:rsid w:val="00CD4ACF"/>
    <w:rsid w:val="00CD4D1C"/>
    <w:rsid w:val="00CD5042"/>
    <w:rsid w:val="00CD5362"/>
    <w:rsid w:val="00CD59C0"/>
    <w:rsid w:val="00CD610E"/>
    <w:rsid w:val="00CD667C"/>
    <w:rsid w:val="00CD6E89"/>
    <w:rsid w:val="00CD7D1D"/>
    <w:rsid w:val="00CE2528"/>
    <w:rsid w:val="00CE253F"/>
    <w:rsid w:val="00CE2709"/>
    <w:rsid w:val="00CE3320"/>
    <w:rsid w:val="00CE33B7"/>
    <w:rsid w:val="00CE3453"/>
    <w:rsid w:val="00CE3951"/>
    <w:rsid w:val="00CE4C86"/>
    <w:rsid w:val="00CE4D0A"/>
    <w:rsid w:val="00CE4DD2"/>
    <w:rsid w:val="00CE547E"/>
    <w:rsid w:val="00CE5565"/>
    <w:rsid w:val="00CE569E"/>
    <w:rsid w:val="00CE6879"/>
    <w:rsid w:val="00CE7099"/>
    <w:rsid w:val="00CE7AFA"/>
    <w:rsid w:val="00CE7C21"/>
    <w:rsid w:val="00CE7D15"/>
    <w:rsid w:val="00CE7E01"/>
    <w:rsid w:val="00CF0102"/>
    <w:rsid w:val="00CF03F9"/>
    <w:rsid w:val="00CF0AE7"/>
    <w:rsid w:val="00CF106A"/>
    <w:rsid w:val="00CF143A"/>
    <w:rsid w:val="00CF15F1"/>
    <w:rsid w:val="00CF20B5"/>
    <w:rsid w:val="00CF2343"/>
    <w:rsid w:val="00CF2C6B"/>
    <w:rsid w:val="00CF30C5"/>
    <w:rsid w:val="00CF4E06"/>
    <w:rsid w:val="00CF5016"/>
    <w:rsid w:val="00CF504C"/>
    <w:rsid w:val="00CF51AD"/>
    <w:rsid w:val="00CF5970"/>
    <w:rsid w:val="00CF5D9E"/>
    <w:rsid w:val="00CF6C3E"/>
    <w:rsid w:val="00CF7F22"/>
    <w:rsid w:val="00D00145"/>
    <w:rsid w:val="00D0026F"/>
    <w:rsid w:val="00D008CF"/>
    <w:rsid w:val="00D01054"/>
    <w:rsid w:val="00D0157E"/>
    <w:rsid w:val="00D015E8"/>
    <w:rsid w:val="00D0166D"/>
    <w:rsid w:val="00D028B2"/>
    <w:rsid w:val="00D02C67"/>
    <w:rsid w:val="00D03610"/>
    <w:rsid w:val="00D0387B"/>
    <w:rsid w:val="00D03A52"/>
    <w:rsid w:val="00D03F19"/>
    <w:rsid w:val="00D03FEC"/>
    <w:rsid w:val="00D058DD"/>
    <w:rsid w:val="00D059EB"/>
    <w:rsid w:val="00D05B8B"/>
    <w:rsid w:val="00D064C2"/>
    <w:rsid w:val="00D06CFF"/>
    <w:rsid w:val="00D108F6"/>
    <w:rsid w:val="00D10A8E"/>
    <w:rsid w:val="00D10FEB"/>
    <w:rsid w:val="00D11579"/>
    <w:rsid w:val="00D116C4"/>
    <w:rsid w:val="00D117E7"/>
    <w:rsid w:val="00D11E4A"/>
    <w:rsid w:val="00D1260C"/>
    <w:rsid w:val="00D133A9"/>
    <w:rsid w:val="00D133F5"/>
    <w:rsid w:val="00D1343B"/>
    <w:rsid w:val="00D135F3"/>
    <w:rsid w:val="00D137C5"/>
    <w:rsid w:val="00D13BFB"/>
    <w:rsid w:val="00D13C92"/>
    <w:rsid w:val="00D14073"/>
    <w:rsid w:val="00D14852"/>
    <w:rsid w:val="00D14A9C"/>
    <w:rsid w:val="00D14DED"/>
    <w:rsid w:val="00D1503D"/>
    <w:rsid w:val="00D1520B"/>
    <w:rsid w:val="00D15508"/>
    <w:rsid w:val="00D15769"/>
    <w:rsid w:val="00D15A9F"/>
    <w:rsid w:val="00D15E65"/>
    <w:rsid w:val="00D161BD"/>
    <w:rsid w:val="00D16CE6"/>
    <w:rsid w:val="00D16D38"/>
    <w:rsid w:val="00D2056D"/>
    <w:rsid w:val="00D21568"/>
    <w:rsid w:val="00D216FE"/>
    <w:rsid w:val="00D21763"/>
    <w:rsid w:val="00D21D29"/>
    <w:rsid w:val="00D2208F"/>
    <w:rsid w:val="00D221D0"/>
    <w:rsid w:val="00D225B2"/>
    <w:rsid w:val="00D23531"/>
    <w:rsid w:val="00D23698"/>
    <w:rsid w:val="00D23D4D"/>
    <w:rsid w:val="00D23DF1"/>
    <w:rsid w:val="00D2499B"/>
    <w:rsid w:val="00D24DA6"/>
    <w:rsid w:val="00D24E5F"/>
    <w:rsid w:val="00D25AD7"/>
    <w:rsid w:val="00D2659E"/>
    <w:rsid w:val="00D27CFC"/>
    <w:rsid w:val="00D27F4E"/>
    <w:rsid w:val="00D30197"/>
    <w:rsid w:val="00D301CD"/>
    <w:rsid w:val="00D30D51"/>
    <w:rsid w:val="00D3109F"/>
    <w:rsid w:val="00D31965"/>
    <w:rsid w:val="00D32AD8"/>
    <w:rsid w:val="00D32DD9"/>
    <w:rsid w:val="00D3326E"/>
    <w:rsid w:val="00D3372F"/>
    <w:rsid w:val="00D3498C"/>
    <w:rsid w:val="00D35387"/>
    <w:rsid w:val="00D35F38"/>
    <w:rsid w:val="00D367C3"/>
    <w:rsid w:val="00D36C5B"/>
    <w:rsid w:val="00D370D1"/>
    <w:rsid w:val="00D37629"/>
    <w:rsid w:val="00D3768A"/>
    <w:rsid w:val="00D3785C"/>
    <w:rsid w:val="00D37989"/>
    <w:rsid w:val="00D3798B"/>
    <w:rsid w:val="00D37EDC"/>
    <w:rsid w:val="00D40F42"/>
    <w:rsid w:val="00D418D2"/>
    <w:rsid w:val="00D41905"/>
    <w:rsid w:val="00D41AB2"/>
    <w:rsid w:val="00D423D3"/>
    <w:rsid w:val="00D428A7"/>
    <w:rsid w:val="00D42FE5"/>
    <w:rsid w:val="00D443EA"/>
    <w:rsid w:val="00D445CE"/>
    <w:rsid w:val="00D44615"/>
    <w:rsid w:val="00D4470A"/>
    <w:rsid w:val="00D45141"/>
    <w:rsid w:val="00D459B6"/>
    <w:rsid w:val="00D45C3A"/>
    <w:rsid w:val="00D46735"/>
    <w:rsid w:val="00D46F9C"/>
    <w:rsid w:val="00D47AF3"/>
    <w:rsid w:val="00D47CBD"/>
    <w:rsid w:val="00D5043E"/>
    <w:rsid w:val="00D51424"/>
    <w:rsid w:val="00D5176F"/>
    <w:rsid w:val="00D53674"/>
    <w:rsid w:val="00D546AE"/>
    <w:rsid w:val="00D5485A"/>
    <w:rsid w:val="00D55518"/>
    <w:rsid w:val="00D555FC"/>
    <w:rsid w:val="00D5591E"/>
    <w:rsid w:val="00D56127"/>
    <w:rsid w:val="00D56F53"/>
    <w:rsid w:val="00D5718C"/>
    <w:rsid w:val="00D600F3"/>
    <w:rsid w:val="00D6018A"/>
    <w:rsid w:val="00D60B60"/>
    <w:rsid w:val="00D6172A"/>
    <w:rsid w:val="00D61A83"/>
    <w:rsid w:val="00D61D8A"/>
    <w:rsid w:val="00D626D2"/>
    <w:rsid w:val="00D62A42"/>
    <w:rsid w:val="00D62C94"/>
    <w:rsid w:val="00D6329A"/>
    <w:rsid w:val="00D6394C"/>
    <w:rsid w:val="00D63C83"/>
    <w:rsid w:val="00D63EC5"/>
    <w:rsid w:val="00D64017"/>
    <w:rsid w:val="00D6455D"/>
    <w:rsid w:val="00D64831"/>
    <w:rsid w:val="00D64C19"/>
    <w:rsid w:val="00D657DC"/>
    <w:rsid w:val="00D668A0"/>
    <w:rsid w:val="00D67020"/>
    <w:rsid w:val="00D6750B"/>
    <w:rsid w:val="00D6790D"/>
    <w:rsid w:val="00D67C0F"/>
    <w:rsid w:val="00D70474"/>
    <w:rsid w:val="00D70492"/>
    <w:rsid w:val="00D70955"/>
    <w:rsid w:val="00D70E0B"/>
    <w:rsid w:val="00D70F7E"/>
    <w:rsid w:val="00D71057"/>
    <w:rsid w:val="00D71D43"/>
    <w:rsid w:val="00D71E60"/>
    <w:rsid w:val="00D71EB5"/>
    <w:rsid w:val="00D720DC"/>
    <w:rsid w:val="00D7223C"/>
    <w:rsid w:val="00D726FE"/>
    <w:rsid w:val="00D72F81"/>
    <w:rsid w:val="00D732BF"/>
    <w:rsid w:val="00D737CA"/>
    <w:rsid w:val="00D73A13"/>
    <w:rsid w:val="00D74985"/>
    <w:rsid w:val="00D74AAA"/>
    <w:rsid w:val="00D750E8"/>
    <w:rsid w:val="00D7544E"/>
    <w:rsid w:val="00D75CC1"/>
    <w:rsid w:val="00D76111"/>
    <w:rsid w:val="00D76D20"/>
    <w:rsid w:val="00D76E20"/>
    <w:rsid w:val="00D8083D"/>
    <w:rsid w:val="00D81BFA"/>
    <w:rsid w:val="00D82333"/>
    <w:rsid w:val="00D82690"/>
    <w:rsid w:val="00D836F1"/>
    <w:rsid w:val="00D83706"/>
    <w:rsid w:val="00D8382D"/>
    <w:rsid w:val="00D83ED7"/>
    <w:rsid w:val="00D8420C"/>
    <w:rsid w:val="00D8444A"/>
    <w:rsid w:val="00D84456"/>
    <w:rsid w:val="00D844FD"/>
    <w:rsid w:val="00D84558"/>
    <w:rsid w:val="00D847FA"/>
    <w:rsid w:val="00D849A2"/>
    <w:rsid w:val="00D849D4"/>
    <w:rsid w:val="00D849EE"/>
    <w:rsid w:val="00D84C32"/>
    <w:rsid w:val="00D859A7"/>
    <w:rsid w:val="00D859B5"/>
    <w:rsid w:val="00D85E02"/>
    <w:rsid w:val="00D85F1D"/>
    <w:rsid w:val="00D86070"/>
    <w:rsid w:val="00D8726F"/>
    <w:rsid w:val="00D87730"/>
    <w:rsid w:val="00D87D19"/>
    <w:rsid w:val="00D90160"/>
    <w:rsid w:val="00D90189"/>
    <w:rsid w:val="00D917D1"/>
    <w:rsid w:val="00D918BE"/>
    <w:rsid w:val="00D91FD6"/>
    <w:rsid w:val="00D92132"/>
    <w:rsid w:val="00D9229E"/>
    <w:rsid w:val="00D924B1"/>
    <w:rsid w:val="00D92766"/>
    <w:rsid w:val="00D927C7"/>
    <w:rsid w:val="00D92A65"/>
    <w:rsid w:val="00D92F96"/>
    <w:rsid w:val="00D9467A"/>
    <w:rsid w:val="00D9497F"/>
    <w:rsid w:val="00D952A0"/>
    <w:rsid w:val="00D956E7"/>
    <w:rsid w:val="00D957BD"/>
    <w:rsid w:val="00D964AE"/>
    <w:rsid w:val="00D97EB4"/>
    <w:rsid w:val="00D97F8B"/>
    <w:rsid w:val="00DA1505"/>
    <w:rsid w:val="00DA21D0"/>
    <w:rsid w:val="00DA2459"/>
    <w:rsid w:val="00DA2A3B"/>
    <w:rsid w:val="00DA2E5F"/>
    <w:rsid w:val="00DA3A8A"/>
    <w:rsid w:val="00DA3E82"/>
    <w:rsid w:val="00DA4AF7"/>
    <w:rsid w:val="00DA5756"/>
    <w:rsid w:val="00DA6027"/>
    <w:rsid w:val="00DA61E8"/>
    <w:rsid w:val="00DA79C5"/>
    <w:rsid w:val="00DA7DEF"/>
    <w:rsid w:val="00DA7F00"/>
    <w:rsid w:val="00DB0189"/>
    <w:rsid w:val="00DB0513"/>
    <w:rsid w:val="00DB09B0"/>
    <w:rsid w:val="00DB1B5C"/>
    <w:rsid w:val="00DB21BD"/>
    <w:rsid w:val="00DB2632"/>
    <w:rsid w:val="00DB28A0"/>
    <w:rsid w:val="00DB2BAA"/>
    <w:rsid w:val="00DB2BD7"/>
    <w:rsid w:val="00DB2F96"/>
    <w:rsid w:val="00DB3404"/>
    <w:rsid w:val="00DB3A9B"/>
    <w:rsid w:val="00DB42EF"/>
    <w:rsid w:val="00DB4B54"/>
    <w:rsid w:val="00DB57CA"/>
    <w:rsid w:val="00DB6615"/>
    <w:rsid w:val="00DC04AA"/>
    <w:rsid w:val="00DC0F6F"/>
    <w:rsid w:val="00DC10BC"/>
    <w:rsid w:val="00DC153C"/>
    <w:rsid w:val="00DC16EF"/>
    <w:rsid w:val="00DC177C"/>
    <w:rsid w:val="00DC2347"/>
    <w:rsid w:val="00DC25E5"/>
    <w:rsid w:val="00DC2C40"/>
    <w:rsid w:val="00DC45BA"/>
    <w:rsid w:val="00DC4B22"/>
    <w:rsid w:val="00DC5418"/>
    <w:rsid w:val="00DC5773"/>
    <w:rsid w:val="00DC5BE9"/>
    <w:rsid w:val="00DC6ACC"/>
    <w:rsid w:val="00DC6BE2"/>
    <w:rsid w:val="00DC78F9"/>
    <w:rsid w:val="00DD0C69"/>
    <w:rsid w:val="00DD0CE4"/>
    <w:rsid w:val="00DD114C"/>
    <w:rsid w:val="00DD1A4C"/>
    <w:rsid w:val="00DD2570"/>
    <w:rsid w:val="00DD2DFE"/>
    <w:rsid w:val="00DD3077"/>
    <w:rsid w:val="00DD3624"/>
    <w:rsid w:val="00DD45A7"/>
    <w:rsid w:val="00DD5654"/>
    <w:rsid w:val="00DD5BED"/>
    <w:rsid w:val="00DD5EC8"/>
    <w:rsid w:val="00DD625D"/>
    <w:rsid w:val="00DD6854"/>
    <w:rsid w:val="00DD6E3A"/>
    <w:rsid w:val="00DD76AB"/>
    <w:rsid w:val="00DD76FE"/>
    <w:rsid w:val="00DE1487"/>
    <w:rsid w:val="00DE16E1"/>
    <w:rsid w:val="00DE1A0C"/>
    <w:rsid w:val="00DE206B"/>
    <w:rsid w:val="00DE2A98"/>
    <w:rsid w:val="00DE3360"/>
    <w:rsid w:val="00DE3482"/>
    <w:rsid w:val="00DE348D"/>
    <w:rsid w:val="00DE3CB8"/>
    <w:rsid w:val="00DE4063"/>
    <w:rsid w:val="00DE450C"/>
    <w:rsid w:val="00DE4556"/>
    <w:rsid w:val="00DE4818"/>
    <w:rsid w:val="00DE49D6"/>
    <w:rsid w:val="00DE4E20"/>
    <w:rsid w:val="00DE51ED"/>
    <w:rsid w:val="00DE660B"/>
    <w:rsid w:val="00DE66B7"/>
    <w:rsid w:val="00DE6960"/>
    <w:rsid w:val="00DE6A11"/>
    <w:rsid w:val="00DF1EDF"/>
    <w:rsid w:val="00DF1F08"/>
    <w:rsid w:val="00DF28AB"/>
    <w:rsid w:val="00DF2D47"/>
    <w:rsid w:val="00DF2F2E"/>
    <w:rsid w:val="00DF2F40"/>
    <w:rsid w:val="00DF3349"/>
    <w:rsid w:val="00DF3489"/>
    <w:rsid w:val="00DF34B8"/>
    <w:rsid w:val="00DF420D"/>
    <w:rsid w:val="00DF4825"/>
    <w:rsid w:val="00DF4AF4"/>
    <w:rsid w:val="00DF5285"/>
    <w:rsid w:val="00DF55A0"/>
    <w:rsid w:val="00DF55E8"/>
    <w:rsid w:val="00DF5ADC"/>
    <w:rsid w:val="00DF5CEE"/>
    <w:rsid w:val="00DF66D3"/>
    <w:rsid w:val="00DF67CD"/>
    <w:rsid w:val="00DF695C"/>
    <w:rsid w:val="00DF6C20"/>
    <w:rsid w:val="00DF7356"/>
    <w:rsid w:val="00DF7A5C"/>
    <w:rsid w:val="00E007A1"/>
    <w:rsid w:val="00E00D46"/>
    <w:rsid w:val="00E01AE7"/>
    <w:rsid w:val="00E01D37"/>
    <w:rsid w:val="00E02683"/>
    <w:rsid w:val="00E0370A"/>
    <w:rsid w:val="00E0406F"/>
    <w:rsid w:val="00E04BB2"/>
    <w:rsid w:val="00E0580D"/>
    <w:rsid w:val="00E06527"/>
    <w:rsid w:val="00E06CC3"/>
    <w:rsid w:val="00E07BF7"/>
    <w:rsid w:val="00E10B10"/>
    <w:rsid w:val="00E11568"/>
    <w:rsid w:val="00E11830"/>
    <w:rsid w:val="00E12C0C"/>
    <w:rsid w:val="00E12C16"/>
    <w:rsid w:val="00E13499"/>
    <w:rsid w:val="00E1415F"/>
    <w:rsid w:val="00E143AD"/>
    <w:rsid w:val="00E14A92"/>
    <w:rsid w:val="00E14F80"/>
    <w:rsid w:val="00E150AB"/>
    <w:rsid w:val="00E152E5"/>
    <w:rsid w:val="00E155F0"/>
    <w:rsid w:val="00E1619B"/>
    <w:rsid w:val="00E16A30"/>
    <w:rsid w:val="00E2043E"/>
    <w:rsid w:val="00E205E9"/>
    <w:rsid w:val="00E220BF"/>
    <w:rsid w:val="00E228B6"/>
    <w:rsid w:val="00E22CD5"/>
    <w:rsid w:val="00E23ABE"/>
    <w:rsid w:val="00E23AEC"/>
    <w:rsid w:val="00E23C67"/>
    <w:rsid w:val="00E23D2F"/>
    <w:rsid w:val="00E242BA"/>
    <w:rsid w:val="00E2450C"/>
    <w:rsid w:val="00E24714"/>
    <w:rsid w:val="00E24A9A"/>
    <w:rsid w:val="00E24BA1"/>
    <w:rsid w:val="00E257FF"/>
    <w:rsid w:val="00E2588C"/>
    <w:rsid w:val="00E26291"/>
    <w:rsid w:val="00E2675F"/>
    <w:rsid w:val="00E26D89"/>
    <w:rsid w:val="00E275B2"/>
    <w:rsid w:val="00E3018D"/>
    <w:rsid w:val="00E3048A"/>
    <w:rsid w:val="00E31CD2"/>
    <w:rsid w:val="00E31E58"/>
    <w:rsid w:val="00E32201"/>
    <w:rsid w:val="00E32690"/>
    <w:rsid w:val="00E33D2E"/>
    <w:rsid w:val="00E34051"/>
    <w:rsid w:val="00E34073"/>
    <w:rsid w:val="00E351A4"/>
    <w:rsid w:val="00E36116"/>
    <w:rsid w:val="00E36E28"/>
    <w:rsid w:val="00E3762C"/>
    <w:rsid w:val="00E40190"/>
    <w:rsid w:val="00E40475"/>
    <w:rsid w:val="00E4052C"/>
    <w:rsid w:val="00E405DE"/>
    <w:rsid w:val="00E4075D"/>
    <w:rsid w:val="00E417D3"/>
    <w:rsid w:val="00E41C98"/>
    <w:rsid w:val="00E41D5D"/>
    <w:rsid w:val="00E41D68"/>
    <w:rsid w:val="00E42168"/>
    <w:rsid w:val="00E42DD3"/>
    <w:rsid w:val="00E43774"/>
    <w:rsid w:val="00E43D56"/>
    <w:rsid w:val="00E4424E"/>
    <w:rsid w:val="00E442AE"/>
    <w:rsid w:val="00E448BA"/>
    <w:rsid w:val="00E44A35"/>
    <w:rsid w:val="00E45530"/>
    <w:rsid w:val="00E462A3"/>
    <w:rsid w:val="00E4764C"/>
    <w:rsid w:val="00E47D53"/>
    <w:rsid w:val="00E47EFA"/>
    <w:rsid w:val="00E47F67"/>
    <w:rsid w:val="00E5081A"/>
    <w:rsid w:val="00E50B9E"/>
    <w:rsid w:val="00E50BD4"/>
    <w:rsid w:val="00E5112A"/>
    <w:rsid w:val="00E51A68"/>
    <w:rsid w:val="00E52730"/>
    <w:rsid w:val="00E53A4B"/>
    <w:rsid w:val="00E53B06"/>
    <w:rsid w:val="00E544AC"/>
    <w:rsid w:val="00E54A13"/>
    <w:rsid w:val="00E55859"/>
    <w:rsid w:val="00E55D29"/>
    <w:rsid w:val="00E55DC9"/>
    <w:rsid w:val="00E55E2A"/>
    <w:rsid w:val="00E55F21"/>
    <w:rsid w:val="00E56461"/>
    <w:rsid w:val="00E567AB"/>
    <w:rsid w:val="00E56ACC"/>
    <w:rsid w:val="00E571BD"/>
    <w:rsid w:val="00E57397"/>
    <w:rsid w:val="00E57785"/>
    <w:rsid w:val="00E600F6"/>
    <w:rsid w:val="00E612ED"/>
    <w:rsid w:val="00E61C62"/>
    <w:rsid w:val="00E61DB1"/>
    <w:rsid w:val="00E62B59"/>
    <w:rsid w:val="00E62E81"/>
    <w:rsid w:val="00E6329A"/>
    <w:rsid w:val="00E6353C"/>
    <w:rsid w:val="00E64244"/>
    <w:rsid w:val="00E6458F"/>
    <w:rsid w:val="00E65120"/>
    <w:rsid w:val="00E65623"/>
    <w:rsid w:val="00E65D76"/>
    <w:rsid w:val="00E6616E"/>
    <w:rsid w:val="00E669F1"/>
    <w:rsid w:val="00E66BA5"/>
    <w:rsid w:val="00E66EAD"/>
    <w:rsid w:val="00E67E2C"/>
    <w:rsid w:val="00E67E60"/>
    <w:rsid w:val="00E7020E"/>
    <w:rsid w:val="00E70F3A"/>
    <w:rsid w:val="00E71106"/>
    <w:rsid w:val="00E71E86"/>
    <w:rsid w:val="00E7205E"/>
    <w:rsid w:val="00E730E4"/>
    <w:rsid w:val="00E73383"/>
    <w:rsid w:val="00E73407"/>
    <w:rsid w:val="00E73A05"/>
    <w:rsid w:val="00E73CF7"/>
    <w:rsid w:val="00E73E62"/>
    <w:rsid w:val="00E74082"/>
    <w:rsid w:val="00E74682"/>
    <w:rsid w:val="00E75306"/>
    <w:rsid w:val="00E75311"/>
    <w:rsid w:val="00E75328"/>
    <w:rsid w:val="00E75454"/>
    <w:rsid w:val="00E75822"/>
    <w:rsid w:val="00E75E90"/>
    <w:rsid w:val="00E765CF"/>
    <w:rsid w:val="00E76900"/>
    <w:rsid w:val="00E76BDF"/>
    <w:rsid w:val="00E76F20"/>
    <w:rsid w:val="00E7766F"/>
    <w:rsid w:val="00E77CD5"/>
    <w:rsid w:val="00E77CE8"/>
    <w:rsid w:val="00E802D8"/>
    <w:rsid w:val="00E80A3B"/>
    <w:rsid w:val="00E80DE0"/>
    <w:rsid w:val="00E81820"/>
    <w:rsid w:val="00E81D02"/>
    <w:rsid w:val="00E82298"/>
    <w:rsid w:val="00E826FE"/>
    <w:rsid w:val="00E8273F"/>
    <w:rsid w:val="00E8303E"/>
    <w:rsid w:val="00E83988"/>
    <w:rsid w:val="00E83D6C"/>
    <w:rsid w:val="00E848C0"/>
    <w:rsid w:val="00E84F3C"/>
    <w:rsid w:val="00E850CF"/>
    <w:rsid w:val="00E851A7"/>
    <w:rsid w:val="00E8555F"/>
    <w:rsid w:val="00E8647D"/>
    <w:rsid w:val="00E867FC"/>
    <w:rsid w:val="00E8701B"/>
    <w:rsid w:val="00E90E80"/>
    <w:rsid w:val="00E90EF0"/>
    <w:rsid w:val="00E91701"/>
    <w:rsid w:val="00E91D29"/>
    <w:rsid w:val="00E921F5"/>
    <w:rsid w:val="00E9259C"/>
    <w:rsid w:val="00E927E5"/>
    <w:rsid w:val="00E937B0"/>
    <w:rsid w:val="00E958EE"/>
    <w:rsid w:val="00E959F6"/>
    <w:rsid w:val="00E96CC6"/>
    <w:rsid w:val="00E979B5"/>
    <w:rsid w:val="00E97DF9"/>
    <w:rsid w:val="00EA01E0"/>
    <w:rsid w:val="00EA05A7"/>
    <w:rsid w:val="00EA063D"/>
    <w:rsid w:val="00EA18F4"/>
    <w:rsid w:val="00EA1A15"/>
    <w:rsid w:val="00EA1FC6"/>
    <w:rsid w:val="00EA215E"/>
    <w:rsid w:val="00EA2410"/>
    <w:rsid w:val="00EA2DDF"/>
    <w:rsid w:val="00EA3034"/>
    <w:rsid w:val="00EA38D3"/>
    <w:rsid w:val="00EA450F"/>
    <w:rsid w:val="00EA530F"/>
    <w:rsid w:val="00EA5ABB"/>
    <w:rsid w:val="00EA5C72"/>
    <w:rsid w:val="00EA6C3E"/>
    <w:rsid w:val="00EA784C"/>
    <w:rsid w:val="00EA7DBC"/>
    <w:rsid w:val="00EA7F31"/>
    <w:rsid w:val="00EB08A9"/>
    <w:rsid w:val="00EB0A35"/>
    <w:rsid w:val="00EB0AC4"/>
    <w:rsid w:val="00EB1394"/>
    <w:rsid w:val="00EB1A1E"/>
    <w:rsid w:val="00EB28B3"/>
    <w:rsid w:val="00EB2C20"/>
    <w:rsid w:val="00EB313B"/>
    <w:rsid w:val="00EB341A"/>
    <w:rsid w:val="00EB355A"/>
    <w:rsid w:val="00EB36BA"/>
    <w:rsid w:val="00EB3ADB"/>
    <w:rsid w:val="00EB3C24"/>
    <w:rsid w:val="00EB3E9D"/>
    <w:rsid w:val="00EB4054"/>
    <w:rsid w:val="00EB47FD"/>
    <w:rsid w:val="00EB4949"/>
    <w:rsid w:val="00EB4AE1"/>
    <w:rsid w:val="00EB619A"/>
    <w:rsid w:val="00EB65BF"/>
    <w:rsid w:val="00EB717E"/>
    <w:rsid w:val="00EB7717"/>
    <w:rsid w:val="00EB7936"/>
    <w:rsid w:val="00EC0839"/>
    <w:rsid w:val="00EC120E"/>
    <w:rsid w:val="00EC1C1C"/>
    <w:rsid w:val="00EC1C62"/>
    <w:rsid w:val="00EC221D"/>
    <w:rsid w:val="00EC2C47"/>
    <w:rsid w:val="00EC2E9B"/>
    <w:rsid w:val="00EC533F"/>
    <w:rsid w:val="00EC539E"/>
    <w:rsid w:val="00EC5463"/>
    <w:rsid w:val="00EC5810"/>
    <w:rsid w:val="00EC5D17"/>
    <w:rsid w:val="00EC5E6D"/>
    <w:rsid w:val="00EC66E1"/>
    <w:rsid w:val="00EC755A"/>
    <w:rsid w:val="00EC7ADB"/>
    <w:rsid w:val="00EC7E74"/>
    <w:rsid w:val="00ED05C7"/>
    <w:rsid w:val="00ED0AC0"/>
    <w:rsid w:val="00ED1239"/>
    <w:rsid w:val="00ED1394"/>
    <w:rsid w:val="00ED1637"/>
    <w:rsid w:val="00ED1E7D"/>
    <w:rsid w:val="00ED2665"/>
    <w:rsid w:val="00ED2DA1"/>
    <w:rsid w:val="00ED2FBB"/>
    <w:rsid w:val="00ED31FE"/>
    <w:rsid w:val="00ED3D75"/>
    <w:rsid w:val="00ED426B"/>
    <w:rsid w:val="00ED52C2"/>
    <w:rsid w:val="00ED5458"/>
    <w:rsid w:val="00ED5576"/>
    <w:rsid w:val="00ED5B3A"/>
    <w:rsid w:val="00ED6C25"/>
    <w:rsid w:val="00ED73C0"/>
    <w:rsid w:val="00EE08AC"/>
    <w:rsid w:val="00EE0A39"/>
    <w:rsid w:val="00EE145A"/>
    <w:rsid w:val="00EE1515"/>
    <w:rsid w:val="00EE1AA9"/>
    <w:rsid w:val="00EE239D"/>
    <w:rsid w:val="00EE28C3"/>
    <w:rsid w:val="00EE2AE7"/>
    <w:rsid w:val="00EE395A"/>
    <w:rsid w:val="00EE3CFC"/>
    <w:rsid w:val="00EE4B0C"/>
    <w:rsid w:val="00EE4F23"/>
    <w:rsid w:val="00EE51F3"/>
    <w:rsid w:val="00EE56FE"/>
    <w:rsid w:val="00EE5A1A"/>
    <w:rsid w:val="00EE6489"/>
    <w:rsid w:val="00EE6693"/>
    <w:rsid w:val="00EE72BA"/>
    <w:rsid w:val="00EE7AFE"/>
    <w:rsid w:val="00EF0C3C"/>
    <w:rsid w:val="00EF127F"/>
    <w:rsid w:val="00EF1ADA"/>
    <w:rsid w:val="00EF1AE3"/>
    <w:rsid w:val="00EF1B08"/>
    <w:rsid w:val="00EF1CDA"/>
    <w:rsid w:val="00EF2502"/>
    <w:rsid w:val="00EF2811"/>
    <w:rsid w:val="00EF32C1"/>
    <w:rsid w:val="00EF352F"/>
    <w:rsid w:val="00EF3A40"/>
    <w:rsid w:val="00EF445D"/>
    <w:rsid w:val="00EF499B"/>
    <w:rsid w:val="00EF531E"/>
    <w:rsid w:val="00F00316"/>
    <w:rsid w:val="00F00540"/>
    <w:rsid w:val="00F00C89"/>
    <w:rsid w:val="00F01703"/>
    <w:rsid w:val="00F0180B"/>
    <w:rsid w:val="00F021C4"/>
    <w:rsid w:val="00F02BAF"/>
    <w:rsid w:val="00F0310D"/>
    <w:rsid w:val="00F0382D"/>
    <w:rsid w:val="00F03A71"/>
    <w:rsid w:val="00F03BF0"/>
    <w:rsid w:val="00F03C9A"/>
    <w:rsid w:val="00F03E8B"/>
    <w:rsid w:val="00F043E9"/>
    <w:rsid w:val="00F048AB"/>
    <w:rsid w:val="00F04C1F"/>
    <w:rsid w:val="00F051E1"/>
    <w:rsid w:val="00F06629"/>
    <w:rsid w:val="00F0755D"/>
    <w:rsid w:val="00F075D5"/>
    <w:rsid w:val="00F079E8"/>
    <w:rsid w:val="00F07F4D"/>
    <w:rsid w:val="00F1048B"/>
    <w:rsid w:val="00F10C49"/>
    <w:rsid w:val="00F110AE"/>
    <w:rsid w:val="00F11286"/>
    <w:rsid w:val="00F11C52"/>
    <w:rsid w:val="00F11E5B"/>
    <w:rsid w:val="00F11F1B"/>
    <w:rsid w:val="00F11F3E"/>
    <w:rsid w:val="00F12917"/>
    <w:rsid w:val="00F12E8E"/>
    <w:rsid w:val="00F12F89"/>
    <w:rsid w:val="00F134C0"/>
    <w:rsid w:val="00F13C25"/>
    <w:rsid w:val="00F13F4D"/>
    <w:rsid w:val="00F144D4"/>
    <w:rsid w:val="00F14A86"/>
    <w:rsid w:val="00F1546A"/>
    <w:rsid w:val="00F157B1"/>
    <w:rsid w:val="00F1599C"/>
    <w:rsid w:val="00F16828"/>
    <w:rsid w:val="00F168D7"/>
    <w:rsid w:val="00F16B8A"/>
    <w:rsid w:val="00F1733B"/>
    <w:rsid w:val="00F17930"/>
    <w:rsid w:val="00F17AE3"/>
    <w:rsid w:val="00F17C36"/>
    <w:rsid w:val="00F17D09"/>
    <w:rsid w:val="00F17E8F"/>
    <w:rsid w:val="00F2034D"/>
    <w:rsid w:val="00F2047E"/>
    <w:rsid w:val="00F205A0"/>
    <w:rsid w:val="00F20AA3"/>
    <w:rsid w:val="00F20C19"/>
    <w:rsid w:val="00F20F2B"/>
    <w:rsid w:val="00F21049"/>
    <w:rsid w:val="00F21468"/>
    <w:rsid w:val="00F21589"/>
    <w:rsid w:val="00F221B0"/>
    <w:rsid w:val="00F22F0A"/>
    <w:rsid w:val="00F23781"/>
    <w:rsid w:val="00F24946"/>
    <w:rsid w:val="00F24CBD"/>
    <w:rsid w:val="00F24D88"/>
    <w:rsid w:val="00F24F39"/>
    <w:rsid w:val="00F25D4B"/>
    <w:rsid w:val="00F264AE"/>
    <w:rsid w:val="00F31575"/>
    <w:rsid w:val="00F325A2"/>
    <w:rsid w:val="00F32827"/>
    <w:rsid w:val="00F3319E"/>
    <w:rsid w:val="00F33944"/>
    <w:rsid w:val="00F33B0E"/>
    <w:rsid w:val="00F33D98"/>
    <w:rsid w:val="00F33E28"/>
    <w:rsid w:val="00F33EE4"/>
    <w:rsid w:val="00F345FD"/>
    <w:rsid w:val="00F3549C"/>
    <w:rsid w:val="00F35521"/>
    <w:rsid w:val="00F3555D"/>
    <w:rsid w:val="00F35727"/>
    <w:rsid w:val="00F3620F"/>
    <w:rsid w:val="00F366B0"/>
    <w:rsid w:val="00F36CBD"/>
    <w:rsid w:val="00F36EA0"/>
    <w:rsid w:val="00F3753F"/>
    <w:rsid w:val="00F379E2"/>
    <w:rsid w:val="00F404CB"/>
    <w:rsid w:val="00F40A13"/>
    <w:rsid w:val="00F40F8C"/>
    <w:rsid w:val="00F414C1"/>
    <w:rsid w:val="00F416D4"/>
    <w:rsid w:val="00F41999"/>
    <w:rsid w:val="00F42134"/>
    <w:rsid w:val="00F4237F"/>
    <w:rsid w:val="00F4248C"/>
    <w:rsid w:val="00F42549"/>
    <w:rsid w:val="00F42731"/>
    <w:rsid w:val="00F42739"/>
    <w:rsid w:val="00F433F2"/>
    <w:rsid w:val="00F4386B"/>
    <w:rsid w:val="00F43A1C"/>
    <w:rsid w:val="00F444FA"/>
    <w:rsid w:val="00F44536"/>
    <w:rsid w:val="00F44753"/>
    <w:rsid w:val="00F448C4"/>
    <w:rsid w:val="00F44CCF"/>
    <w:rsid w:val="00F45343"/>
    <w:rsid w:val="00F455D9"/>
    <w:rsid w:val="00F45D49"/>
    <w:rsid w:val="00F45FA1"/>
    <w:rsid w:val="00F4604A"/>
    <w:rsid w:val="00F46472"/>
    <w:rsid w:val="00F46A91"/>
    <w:rsid w:val="00F47591"/>
    <w:rsid w:val="00F50740"/>
    <w:rsid w:val="00F5094F"/>
    <w:rsid w:val="00F50D80"/>
    <w:rsid w:val="00F50EAD"/>
    <w:rsid w:val="00F50F25"/>
    <w:rsid w:val="00F514BE"/>
    <w:rsid w:val="00F51626"/>
    <w:rsid w:val="00F5177B"/>
    <w:rsid w:val="00F521DA"/>
    <w:rsid w:val="00F524DD"/>
    <w:rsid w:val="00F5270E"/>
    <w:rsid w:val="00F53814"/>
    <w:rsid w:val="00F5492D"/>
    <w:rsid w:val="00F559AE"/>
    <w:rsid w:val="00F55C74"/>
    <w:rsid w:val="00F56202"/>
    <w:rsid w:val="00F56697"/>
    <w:rsid w:val="00F566A5"/>
    <w:rsid w:val="00F56793"/>
    <w:rsid w:val="00F5683C"/>
    <w:rsid w:val="00F56946"/>
    <w:rsid w:val="00F56D3F"/>
    <w:rsid w:val="00F56F86"/>
    <w:rsid w:val="00F57A9A"/>
    <w:rsid w:val="00F57DFE"/>
    <w:rsid w:val="00F6023B"/>
    <w:rsid w:val="00F602E8"/>
    <w:rsid w:val="00F60CEB"/>
    <w:rsid w:val="00F61007"/>
    <w:rsid w:val="00F61818"/>
    <w:rsid w:val="00F61B31"/>
    <w:rsid w:val="00F61F40"/>
    <w:rsid w:val="00F62105"/>
    <w:rsid w:val="00F62BE5"/>
    <w:rsid w:val="00F62CF7"/>
    <w:rsid w:val="00F62F7C"/>
    <w:rsid w:val="00F6310D"/>
    <w:rsid w:val="00F6330A"/>
    <w:rsid w:val="00F63C77"/>
    <w:rsid w:val="00F63EB3"/>
    <w:rsid w:val="00F63FD3"/>
    <w:rsid w:val="00F64E61"/>
    <w:rsid w:val="00F653B6"/>
    <w:rsid w:val="00F66986"/>
    <w:rsid w:val="00F669C6"/>
    <w:rsid w:val="00F66FF1"/>
    <w:rsid w:val="00F6750A"/>
    <w:rsid w:val="00F67A61"/>
    <w:rsid w:val="00F7021E"/>
    <w:rsid w:val="00F705ED"/>
    <w:rsid w:val="00F70F1A"/>
    <w:rsid w:val="00F70F82"/>
    <w:rsid w:val="00F71052"/>
    <w:rsid w:val="00F7112B"/>
    <w:rsid w:val="00F71F90"/>
    <w:rsid w:val="00F722F7"/>
    <w:rsid w:val="00F72912"/>
    <w:rsid w:val="00F7312A"/>
    <w:rsid w:val="00F73385"/>
    <w:rsid w:val="00F7393B"/>
    <w:rsid w:val="00F74C0A"/>
    <w:rsid w:val="00F74C11"/>
    <w:rsid w:val="00F75AAA"/>
    <w:rsid w:val="00F75C8B"/>
    <w:rsid w:val="00F761AB"/>
    <w:rsid w:val="00F770CD"/>
    <w:rsid w:val="00F775C6"/>
    <w:rsid w:val="00F775FF"/>
    <w:rsid w:val="00F7780E"/>
    <w:rsid w:val="00F778A1"/>
    <w:rsid w:val="00F77A16"/>
    <w:rsid w:val="00F801C0"/>
    <w:rsid w:val="00F804F1"/>
    <w:rsid w:val="00F8055A"/>
    <w:rsid w:val="00F80C41"/>
    <w:rsid w:val="00F81283"/>
    <w:rsid w:val="00F81F83"/>
    <w:rsid w:val="00F82712"/>
    <w:rsid w:val="00F82932"/>
    <w:rsid w:val="00F82B9F"/>
    <w:rsid w:val="00F82C34"/>
    <w:rsid w:val="00F83341"/>
    <w:rsid w:val="00F838FF"/>
    <w:rsid w:val="00F84B34"/>
    <w:rsid w:val="00F85268"/>
    <w:rsid w:val="00F8551A"/>
    <w:rsid w:val="00F8604E"/>
    <w:rsid w:val="00F86356"/>
    <w:rsid w:val="00F8660A"/>
    <w:rsid w:val="00F87BC7"/>
    <w:rsid w:val="00F87FEC"/>
    <w:rsid w:val="00F9038F"/>
    <w:rsid w:val="00F90417"/>
    <w:rsid w:val="00F90949"/>
    <w:rsid w:val="00F90E00"/>
    <w:rsid w:val="00F91164"/>
    <w:rsid w:val="00F91266"/>
    <w:rsid w:val="00F91691"/>
    <w:rsid w:val="00F91CF2"/>
    <w:rsid w:val="00F91D0F"/>
    <w:rsid w:val="00F935A8"/>
    <w:rsid w:val="00F9390E"/>
    <w:rsid w:val="00F93C1E"/>
    <w:rsid w:val="00F94275"/>
    <w:rsid w:val="00F9455E"/>
    <w:rsid w:val="00F94967"/>
    <w:rsid w:val="00F9512A"/>
    <w:rsid w:val="00F955DB"/>
    <w:rsid w:val="00F95797"/>
    <w:rsid w:val="00F959FB"/>
    <w:rsid w:val="00F95F07"/>
    <w:rsid w:val="00F96763"/>
    <w:rsid w:val="00F97194"/>
    <w:rsid w:val="00F97693"/>
    <w:rsid w:val="00FA13C0"/>
    <w:rsid w:val="00FA1BAC"/>
    <w:rsid w:val="00FA200A"/>
    <w:rsid w:val="00FA220B"/>
    <w:rsid w:val="00FA2A52"/>
    <w:rsid w:val="00FA3071"/>
    <w:rsid w:val="00FA352F"/>
    <w:rsid w:val="00FA35B6"/>
    <w:rsid w:val="00FA3F94"/>
    <w:rsid w:val="00FA4B90"/>
    <w:rsid w:val="00FA56B3"/>
    <w:rsid w:val="00FA5F00"/>
    <w:rsid w:val="00FA65C6"/>
    <w:rsid w:val="00FA6B24"/>
    <w:rsid w:val="00FA6D47"/>
    <w:rsid w:val="00FB05B2"/>
    <w:rsid w:val="00FB05CF"/>
    <w:rsid w:val="00FB0773"/>
    <w:rsid w:val="00FB0A08"/>
    <w:rsid w:val="00FB0FAC"/>
    <w:rsid w:val="00FB1581"/>
    <w:rsid w:val="00FB1B35"/>
    <w:rsid w:val="00FB2379"/>
    <w:rsid w:val="00FB3E52"/>
    <w:rsid w:val="00FB4653"/>
    <w:rsid w:val="00FB466F"/>
    <w:rsid w:val="00FB5209"/>
    <w:rsid w:val="00FB52DD"/>
    <w:rsid w:val="00FB5563"/>
    <w:rsid w:val="00FB6011"/>
    <w:rsid w:val="00FB66F5"/>
    <w:rsid w:val="00FB6797"/>
    <w:rsid w:val="00FB7436"/>
    <w:rsid w:val="00FB76F8"/>
    <w:rsid w:val="00FC0189"/>
    <w:rsid w:val="00FC07BF"/>
    <w:rsid w:val="00FC0A81"/>
    <w:rsid w:val="00FC0B44"/>
    <w:rsid w:val="00FC124C"/>
    <w:rsid w:val="00FC1604"/>
    <w:rsid w:val="00FC2A25"/>
    <w:rsid w:val="00FC2EC8"/>
    <w:rsid w:val="00FC2F81"/>
    <w:rsid w:val="00FC32C3"/>
    <w:rsid w:val="00FC32D0"/>
    <w:rsid w:val="00FC3733"/>
    <w:rsid w:val="00FC38BA"/>
    <w:rsid w:val="00FC39CA"/>
    <w:rsid w:val="00FC3FE0"/>
    <w:rsid w:val="00FC5354"/>
    <w:rsid w:val="00FC541D"/>
    <w:rsid w:val="00FC5633"/>
    <w:rsid w:val="00FC5C8C"/>
    <w:rsid w:val="00FC5E39"/>
    <w:rsid w:val="00FC7180"/>
    <w:rsid w:val="00FC7515"/>
    <w:rsid w:val="00FC7DD0"/>
    <w:rsid w:val="00FD02BE"/>
    <w:rsid w:val="00FD03A0"/>
    <w:rsid w:val="00FD0B76"/>
    <w:rsid w:val="00FD1536"/>
    <w:rsid w:val="00FD226A"/>
    <w:rsid w:val="00FD338D"/>
    <w:rsid w:val="00FD33AA"/>
    <w:rsid w:val="00FD3520"/>
    <w:rsid w:val="00FD3569"/>
    <w:rsid w:val="00FD40EE"/>
    <w:rsid w:val="00FD479C"/>
    <w:rsid w:val="00FD4B5A"/>
    <w:rsid w:val="00FD50CD"/>
    <w:rsid w:val="00FD5A26"/>
    <w:rsid w:val="00FD5C08"/>
    <w:rsid w:val="00FD6769"/>
    <w:rsid w:val="00FD681B"/>
    <w:rsid w:val="00FD6EEC"/>
    <w:rsid w:val="00FD706B"/>
    <w:rsid w:val="00FD70F1"/>
    <w:rsid w:val="00FD7234"/>
    <w:rsid w:val="00FD79B4"/>
    <w:rsid w:val="00FE013C"/>
    <w:rsid w:val="00FE09EF"/>
    <w:rsid w:val="00FE0E69"/>
    <w:rsid w:val="00FE1364"/>
    <w:rsid w:val="00FE1CF2"/>
    <w:rsid w:val="00FE1E9C"/>
    <w:rsid w:val="00FE30ED"/>
    <w:rsid w:val="00FE3130"/>
    <w:rsid w:val="00FE3363"/>
    <w:rsid w:val="00FE33DF"/>
    <w:rsid w:val="00FE3CF8"/>
    <w:rsid w:val="00FE3F0C"/>
    <w:rsid w:val="00FE4261"/>
    <w:rsid w:val="00FE42F5"/>
    <w:rsid w:val="00FE47E1"/>
    <w:rsid w:val="00FE5368"/>
    <w:rsid w:val="00FE65B2"/>
    <w:rsid w:val="00FE7C3E"/>
    <w:rsid w:val="00FF010F"/>
    <w:rsid w:val="00FF012C"/>
    <w:rsid w:val="00FF0643"/>
    <w:rsid w:val="00FF0EFF"/>
    <w:rsid w:val="00FF12AE"/>
    <w:rsid w:val="00FF1621"/>
    <w:rsid w:val="00FF21EA"/>
    <w:rsid w:val="00FF2ADF"/>
    <w:rsid w:val="00FF2C00"/>
    <w:rsid w:val="00FF3553"/>
    <w:rsid w:val="00FF36AD"/>
    <w:rsid w:val="00FF4C0F"/>
    <w:rsid w:val="00FF4E70"/>
    <w:rsid w:val="00FF5479"/>
    <w:rsid w:val="00FF6A1C"/>
    <w:rsid w:val="00FF7359"/>
    <w:rsid w:val="00FF7408"/>
    <w:rsid w:val="00FF741B"/>
    <w:rsid w:val="00FF7544"/>
    <w:rsid w:val="00FF77B0"/>
    <w:rsid w:val="00FF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ecimalSymbol w:val=","/>
  <w:listSeparator w:val=";"/>
  <w14:docId w14:val="2EA913C3"/>
  <w15:chartTrackingRefBased/>
  <w15:docId w15:val="{EB86D858-CDEE-45E2-8A60-AAE001D02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table of figures" w:uiPriority="99"/>
    <w:lsdException w:name="Title" w:qFormat="1"/>
    <w:lsdException w:name="Body Text" w:uiPriority="1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Cite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No List" w:uiPriority="99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75C8B"/>
    <w:rPr>
      <w:sz w:val="24"/>
      <w:szCs w:val="24"/>
      <w:lang w:val="en-GB" w:eastAsia="en-US"/>
    </w:rPr>
  </w:style>
  <w:style w:type="paragraph" w:styleId="Ttulo1">
    <w:name w:val="heading 1"/>
    <w:basedOn w:val="Normal"/>
    <w:link w:val="Ttulo1Carter1"/>
    <w:autoRedefine/>
    <w:uiPriority w:val="9"/>
    <w:qFormat/>
    <w:rsid w:val="00F3549C"/>
    <w:pPr>
      <w:keepNext/>
      <w:numPr>
        <w:numId w:val="1"/>
      </w:numPr>
      <w:spacing w:before="840" w:after="240" w:line="360" w:lineRule="auto"/>
      <w:outlineLvl w:val="0"/>
    </w:pPr>
    <w:rPr>
      <w:rFonts w:cs="Arial"/>
      <w:b/>
      <w:bCs/>
      <w:kern w:val="32"/>
      <w:sz w:val="40"/>
      <w:szCs w:val="32"/>
      <w:lang w:val="pt-PT"/>
    </w:rPr>
  </w:style>
  <w:style w:type="paragraph" w:styleId="Ttulo2">
    <w:name w:val="heading 2"/>
    <w:basedOn w:val="Normal"/>
    <w:next w:val="Normal"/>
    <w:link w:val="Ttulo2Carter1"/>
    <w:uiPriority w:val="9"/>
    <w:qFormat/>
    <w:rsid w:val="00AC1981"/>
    <w:pPr>
      <w:keepNext/>
      <w:numPr>
        <w:ilvl w:val="1"/>
        <w:numId w:val="1"/>
      </w:numPr>
      <w:spacing w:before="600" w:after="120" w:line="360" w:lineRule="auto"/>
      <w:ind w:left="-499" w:hanging="210"/>
      <w:outlineLvl w:val="1"/>
    </w:pPr>
    <w:rPr>
      <w:rFonts w:cs="Arial"/>
      <w:b/>
      <w:bCs/>
      <w:iCs/>
      <w:sz w:val="30"/>
      <w:szCs w:val="28"/>
      <w:lang w:val="pt-PT"/>
    </w:rPr>
  </w:style>
  <w:style w:type="paragraph" w:styleId="Ttulo3">
    <w:name w:val="heading 3"/>
    <w:basedOn w:val="Normal"/>
    <w:next w:val="Normal"/>
    <w:link w:val="Ttulo3Carter1"/>
    <w:uiPriority w:val="9"/>
    <w:qFormat/>
    <w:rsid w:val="00292674"/>
    <w:pPr>
      <w:keepNext/>
      <w:numPr>
        <w:ilvl w:val="2"/>
        <w:numId w:val="1"/>
      </w:numPr>
      <w:spacing w:before="600" w:after="240" w:line="360" w:lineRule="auto"/>
      <w:outlineLvl w:val="2"/>
    </w:pPr>
    <w:rPr>
      <w:rFonts w:cs="Arial"/>
      <w:b/>
      <w:bCs/>
      <w:sz w:val="28"/>
      <w:szCs w:val="26"/>
      <w:lang w:val="pt-PT"/>
    </w:rPr>
  </w:style>
  <w:style w:type="paragraph" w:styleId="Ttulo4">
    <w:name w:val="heading 4"/>
    <w:basedOn w:val="Normal"/>
    <w:next w:val="Normal"/>
    <w:link w:val="Ttulo4Carter"/>
    <w:uiPriority w:val="9"/>
    <w:qFormat/>
    <w:rsid w:val="0042028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420288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420288"/>
    <w:p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420288"/>
    <w:p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420288"/>
    <w:p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420288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1">
    <w:name w:val="Título 1 Caráter1"/>
    <w:link w:val="Ttulo1"/>
    <w:uiPriority w:val="9"/>
    <w:rsid w:val="00F3549C"/>
    <w:rPr>
      <w:rFonts w:cs="Arial"/>
      <w:b/>
      <w:bCs/>
      <w:kern w:val="32"/>
      <w:sz w:val="40"/>
      <w:szCs w:val="32"/>
      <w:lang w:eastAsia="en-US"/>
    </w:rPr>
  </w:style>
  <w:style w:type="character" w:customStyle="1" w:styleId="Ttulo2Carter1">
    <w:name w:val="Título 2 Caráter1"/>
    <w:link w:val="Ttulo2"/>
    <w:uiPriority w:val="9"/>
    <w:rsid w:val="00AC1981"/>
    <w:rPr>
      <w:rFonts w:cs="Arial"/>
      <w:b/>
      <w:bCs/>
      <w:iCs/>
      <w:sz w:val="30"/>
      <w:szCs w:val="28"/>
      <w:lang w:eastAsia="en-US"/>
    </w:rPr>
  </w:style>
  <w:style w:type="character" w:customStyle="1" w:styleId="Ttulo3Carter1">
    <w:name w:val="Título 3 Caráter1"/>
    <w:link w:val="Ttulo3"/>
    <w:uiPriority w:val="9"/>
    <w:rsid w:val="00292674"/>
    <w:rPr>
      <w:rFonts w:cs="Arial"/>
      <w:b/>
      <w:bCs/>
      <w:sz w:val="28"/>
      <w:szCs w:val="26"/>
      <w:lang w:eastAsia="en-US"/>
    </w:rPr>
  </w:style>
  <w:style w:type="character" w:styleId="Hiperligao">
    <w:name w:val="Hyperlink"/>
    <w:uiPriority w:val="99"/>
    <w:unhideWhenUsed/>
    <w:rsid w:val="0017398B"/>
    <w:rPr>
      <w:color w:val="0000FF"/>
      <w:u w:val="single"/>
    </w:rPr>
  </w:style>
  <w:style w:type="paragraph" w:styleId="NormalWeb">
    <w:name w:val="Normal (Web)"/>
    <w:basedOn w:val="Normal"/>
    <w:uiPriority w:val="99"/>
    <w:rsid w:val="00193755"/>
    <w:pPr>
      <w:spacing w:before="100" w:beforeAutospacing="1" w:after="100" w:afterAutospacing="1"/>
    </w:pPr>
    <w:rPr>
      <w:rFonts w:ascii="Arial Unicode MS" w:eastAsia="Arial Unicode MS" w:hAnsi="Arial Unicode MS" w:cs="Arial Unicode MS"/>
      <w:lang w:val="pt-PT" w:eastAsia="pt-PT"/>
    </w:rPr>
  </w:style>
  <w:style w:type="paragraph" w:customStyle="1" w:styleId="Text">
    <w:name w:val="Text"/>
    <w:basedOn w:val="Normal"/>
    <w:rsid w:val="00193755"/>
    <w:pPr>
      <w:widowControl w:val="0"/>
      <w:spacing w:line="252" w:lineRule="auto"/>
      <w:ind w:firstLine="202"/>
      <w:jc w:val="both"/>
    </w:pPr>
    <w:rPr>
      <w:sz w:val="20"/>
      <w:szCs w:val="20"/>
      <w:lang w:val="en-US"/>
    </w:rPr>
  </w:style>
  <w:style w:type="paragraph" w:customStyle="1" w:styleId="Reference">
    <w:name w:val="Reference"/>
    <w:basedOn w:val="Normal"/>
    <w:rsid w:val="00193755"/>
    <w:pPr>
      <w:keepLines/>
      <w:spacing w:before="40" w:line="170" w:lineRule="exact"/>
      <w:ind w:left="284" w:hanging="284"/>
      <w:jc w:val="both"/>
    </w:pPr>
    <w:rPr>
      <w:sz w:val="18"/>
      <w:szCs w:val="20"/>
      <w:lang w:val="en-US"/>
    </w:rPr>
  </w:style>
  <w:style w:type="paragraph" w:styleId="Legenda">
    <w:name w:val="caption"/>
    <w:basedOn w:val="Normal"/>
    <w:next w:val="Normal"/>
    <w:link w:val="LegendaCarter"/>
    <w:autoRedefine/>
    <w:qFormat/>
    <w:rsid w:val="00514E13"/>
    <w:pPr>
      <w:spacing w:after="240"/>
      <w:jc w:val="center"/>
    </w:pPr>
    <w:rPr>
      <w:bCs/>
      <w:sz w:val="22"/>
      <w:szCs w:val="20"/>
      <w:lang w:val="pt-PT"/>
    </w:rPr>
  </w:style>
  <w:style w:type="paragraph" w:styleId="Mapadodocumento">
    <w:name w:val="Document Map"/>
    <w:basedOn w:val="Normal"/>
    <w:semiHidden/>
    <w:rsid w:val="00992557"/>
    <w:pPr>
      <w:shd w:val="clear" w:color="auto" w:fill="000080"/>
    </w:pPr>
    <w:rPr>
      <w:rFonts w:ascii="Tahoma" w:hAnsi="Tahoma" w:cs="Tahoma"/>
    </w:rPr>
  </w:style>
  <w:style w:type="paragraph" w:customStyle="1" w:styleId="EquacaoCET">
    <w:name w:val="EquacaoCET"/>
    <w:basedOn w:val="Normal"/>
    <w:rsid w:val="0049095E"/>
    <w:pPr>
      <w:tabs>
        <w:tab w:val="center" w:pos="4536"/>
        <w:tab w:val="right" w:pos="9072"/>
      </w:tabs>
      <w:spacing w:before="240" w:after="240" w:line="360" w:lineRule="auto"/>
      <w:jc w:val="both"/>
    </w:pPr>
    <w:rPr>
      <w:lang w:val="pt-PT"/>
    </w:rPr>
  </w:style>
  <w:style w:type="paragraph" w:customStyle="1" w:styleId="LegendaDoutorCarcterCarcter">
    <w:name w:val="LegendaDoutor Carácter Carácter"/>
    <w:basedOn w:val="Normal"/>
    <w:link w:val="LegendaDoutorCarcterCarcterCarcter"/>
    <w:rsid w:val="00FF7359"/>
    <w:pPr>
      <w:spacing w:before="120" w:after="360" w:line="312" w:lineRule="auto"/>
      <w:jc w:val="center"/>
    </w:pPr>
    <w:rPr>
      <w:sz w:val="22"/>
      <w:lang w:val="pt-PT"/>
    </w:rPr>
  </w:style>
  <w:style w:type="character" w:customStyle="1" w:styleId="LegendaDoutorCarcterCarcterCarcter">
    <w:name w:val="LegendaDoutor Carácter Carácter Carácter"/>
    <w:link w:val="LegendaDoutorCarcterCarcter"/>
    <w:rPr>
      <w:sz w:val="22"/>
      <w:szCs w:val="24"/>
      <w:lang w:val="pt-PT" w:eastAsia="en-US" w:bidi="ar-SA"/>
    </w:rPr>
  </w:style>
  <w:style w:type="paragraph" w:customStyle="1" w:styleId="Referencias">
    <w:name w:val="Referencias"/>
    <w:basedOn w:val="Normal"/>
    <w:rsid w:val="0017398B"/>
    <w:pPr>
      <w:spacing w:after="120"/>
      <w:ind w:left="709" w:hanging="709"/>
      <w:jc w:val="both"/>
    </w:pPr>
    <w:rPr>
      <w:lang w:val="pt-PT"/>
    </w:rPr>
  </w:style>
  <w:style w:type="paragraph" w:styleId="Rodap">
    <w:name w:val="footer"/>
    <w:basedOn w:val="Normal"/>
    <w:link w:val="RodapCarter1"/>
    <w:uiPriority w:val="99"/>
    <w:rsid w:val="0070716B"/>
    <w:pPr>
      <w:tabs>
        <w:tab w:val="center" w:pos="4252"/>
        <w:tab w:val="right" w:pos="8504"/>
      </w:tabs>
    </w:pPr>
    <w:rPr>
      <w:lang w:val="x-none" w:eastAsia="x-none"/>
    </w:rPr>
  </w:style>
  <w:style w:type="character" w:customStyle="1" w:styleId="RodapCarter1">
    <w:name w:val="Rodapé Caráter1"/>
    <w:link w:val="Rodap"/>
    <w:uiPriority w:val="99"/>
    <w:rsid w:val="00F4604A"/>
    <w:rPr>
      <w:sz w:val="24"/>
      <w:szCs w:val="24"/>
    </w:rPr>
  </w:style>
  <w:style w:type="paragraph" w:styleId="ndice3">
    <w:name w:val="toc 3"/>
    <w:basedOn w:val="Normal"/>
    <w:next w:val="Normal"/>
    <w:uiPriority w:val="39"/>
    <w:rsid w:val="009B21E5"/>
    <w:pPr>
      <w:ind w:left="480"/>
    </w:pPr>
    <w:rPr>
      <w:i/>
      <w:iCs/>
      <w:szCs w:val="20"/>
    </w:rPr>
  </w:style>
  <w:style w:type="paragraph" w:styleId="ndice1">
    <w:name w:val="toc 1"/>
    <w:basedOn w:val="Normal"/>
    <w:next w:val="Normal"/>
    <w:uiPriority w:val="39"/>
    <w:rsid w:val="009B21E5"/>
    <w:pPr>
      <w:spacing w:before="120" w:after="120"/>
    </w:pPr>
    <w:rPr>
      <w:b/>
      <w:bCs/>
      <w:caps/>
      <w:szCs w:val="20"/>
    </w:rPr>
  </w:style>
  <w:style w:type="paragraph" w:styleId="ndice2">
    <w:name w:val="toc 2"/>
    <w:basedOn w:val="Normal"/>
    <w:next w:val="Normal"/>
    <w:uiPriority w:val="39"/>
    <w:rsid w:val="009B21E5"/>
    <w:pPr>
      <w:ind w:left="240"/>
    </w:pPr>
    <w:rPr>
      <w:smallCaps/>
      <w:szCs w:val="20"/>
    </w:rPr>
  </w:style>
  <w:style w:type="character" w:styleId="Nmerodepgina">
    <w:name w:val="page number"/>
    <w:basedOn w:val="Tipodeletrapredefinidodopargrafo"/>
    <w:rsid w:val="005706EE"/>
  </w:style>
  <w:style w:type="paragraph" w:styleId="z-Partesuperiordoformulrio">
    <w:name w:val="HTML Top of Form"/>
    <w:basedOn w:val="Normal"/>
    <w:next w:val="Normal"/>
    <w:hidden/>
    <w:rsid w:val="00375CC1"/>
    <w:pPr>
      <w:pBdr>
        <w:bottom w:val="single" w:sz="6" w:space="1" w:color="auto"/>
      </w:pBdr>
      <w:jc w:val="center"/>
    </w:pPr>
    <w:rPr>
      <w:rFonts w:ascii="Arial" w:hAnsi="Arial" w:cs="Arial"/>
      <w:vanish/>
      <w:color w:val="000000"/>
      <w:sz w:val="16"/>
      <w:szCs w:val="16"/>
      <w:lang w:val="pt-PT" w:eastAsia="pt-PT"/>
    </w:rPr>
  </w:style>
  <w:style w:type="paragraph" w:styleId="z-Parteinferiordoformulrio">
    <w:name w:val="HTML Bottom of Form"/>
    <w:basedOn w:val="Normal"/>
    <w:next w:val="Normal"/>
    <w:hidden/>
    <w:rsid w:val="00375CC1"/>
    <w:pPr>
      <w:pBdr>
        <w:top w:val="single" w:sz="6" w:space="1" w:color="auto"/>
      </w:pBdr>
      <w:jc w:val="center"/>
    </w:pPr>
    <w:rPr>
      <w:rFonts w:ascii="Arial" w:hAnsi="Arial" w:cs="Arial"/>
      <w:vanish/>
      <w:color w:val="000000"/>
      <w:sz w:val="16"/>
      <w:szCs w:val="16"/>
      <w:lang w:val="pt-PT" w:eastAsia="pt-PT"/>
    </w:rPr>
  </w:style>
  <w:style w:type="paragraph" w:customStyle="1" w:styleId="Figura">
    <w:name w:val="Figura"/>
    <w:basedOn w:val="Legenda"/>
    <w:autoRedefine/>
    <w:rsid w:val="00471176"/>
    <w:pPr>
      <w:spacing w:after="360"/>
    </w:pPr>
    <w:rPr>
      <w:szCs w:val="22"/>
    </w:rPr>
  </w:style>
  <w:style w:type="character" w:customStyle="1" w:styleId="MemberType">
    <w:name w:val="MemberType"/>
    <w:rsid w:val="00D45141"/>
    <w:rPr>
      <w:rFonts w:ascii="Times New Roman" w:hAnsi="Times New Roman" w:cs="Times New Roman"/>
      <w:i/>
      <w:iCs/>
      <w:sz w:val="22"/>
      <w:szCs w:val="22"/>
    </w:rPr>
  </w:style>
  <w:style w:type="paragraph" w:customStyle="1" w:styleId="IndexTerms">
    <w:name w:val="IndexTerms"/>
    <w:basedOn w:val="Normal"/>
    <w:next w:val="Normal"/>
    <w:rsid w:val="00D45141"/>
    <w:pPr>
      <w:ind w:firstLine="202"/>
      <w:jc w:val="both"/>
    </w:pPr>
    <w:rPr>
      <w:b/>
      <w:bCs/>
      <w:sz w:val="18"/>
      <w:szCs w:val="18"/>
      <w:lang w:val="en-US"/>
    </w:rPr>
  </w:style>
  <w:style w:type="paragraph" w:customStyle="1" w:styleId="NormalCET">
    <w:name w:val="NormalCET"/>
    <w:basedOn w:val="Normal"/>
    <w:rsid w:val="00661AE7"/>
    <w:pPr>
      <w:spacing w:before="60" w:after="60" w:line="360" w:lineRule="auto"/>
      <w:ind w:firstLine="454"/>
      <w:jc w:val="both"/>
    </w:pPr>
    <w:rPr>
      <w:lang w:val="pt-PT"/>
    </w:rPr>
  </w:style>
  <w:style w:type="paragraph" w:customStyle="1" w:styleId="MTDisplayEquation">
    <w:name w:val="MTDisplayEquation"/>
    <w:basedOn w:val="Normal"/>
    <w:next w:val="Normal"/>
    <w:rsid w:val="00AD4640"/>
    <w:pPr>
      <w:tabs>
        <w:tab w:val="center" w:pos="2380"/>
        <w:tab w:val="right" w:pos="4760"/>
      </w:tabs>
      <w:jc w:val="both"/>
    </w:pPr>
    <w:rPr>
      <w:sz w:val="20"/>
      <w:lang w:val="es-ES" w:eastAsia="es-ES"/>
    </w:rPr>
  </w:style>
  <w:style w:type="paragraph" w:customStyle="1" w:styleId="ListaFiguras">
    <w:name w:val="Lista Figuras"/>
    <w:basedOn w:val="Normal"/>
    <w:rsid w:val="0017398B"/>
    <w:pPr>
      <w:keepLines/>
      <w:tabs>
        <w:tab w:val="right" w:pos="9063"/>
      </w:tabs>
      <w:spacing w:before="60" w:after="120" w:line="264" w:lineRule="auto"/>
      <w:ind w:left="1083" w:right="577" w:hanging="1083"/>
      <w:jc w:val="both"/>
    </w:pPr>
    <w:rPr>
      <w:sz w:val="22"/>
      <w:szCs w:val="22"/>
      <w:lang w:val="pt-PT"/>
    </w:rPr>
  </w:style>
  <w:style w:type="paragraph" w:customStyle="1" w:styleId="ListaTabelas">
    <w:name w:val="Lista Tabelas"/>
    <w:basedOn w:val="ListaFiguras"/>
    <w:autoRedefine/>
    <w:rsid w:val="007A492C"/>
    <w:pPr>
      <w:tabs>
        <w:tab w:val="left" w:pos="0"/>
      </w:tabs>
      <w:spacing w:after="60"/>
      <w:ind w:left="1539" w:right="578" w:hanging="1995"/>
    </w:pPr>
  </w:style>
  <w:style w:type="paragraph" w:customStyle="1" w:styleId="bibliografia">
    <w:name w:val="bibliografia"/>
    <w:basedOn w:val="Normal"/>
    <w:autoRedefine/>
    <w:rsid w:val="00F42549"/>
    <w:pPr>
      <w:tabs>
        <w:tab w:val="right" w:leader="dot" w:pos="8640"/>
      </w:tabs>
      <w:spacing w:after="120" w:line="280" w:lineRule="exact"/>
      <w:ind w:left="851" w:hanging="851"/>
      <w:jc w:val="both"/>
    </w:pPr>
    <w:rPr>
      <w:bCs/>
      <w:lang w:val="pt-PT" w:eastAsia="pt-PT"/>
    </w:rPr>
  </w:style>
  <w:style w:type="paragraph" w:customStyle="1" w:styleId="TextoCET">
    <w:name w:val="TextoCET"/>
    <w:basedOn w:val="Normal"/>
    <w:link w:val="TextoCETCarcterCarcter"/>
    <w:qFormat/>
    <w:rsid w:val="0073474D"/>
    <w:pPr>
      <w:spacing w:line="360" w:lineRule="auto"/>
      <w:ind w:firstLine="454"/>
      <w:jc w:val="both"/>
    </w:pPr>
    <w:rPr>
      <w:lang w:val="pt-PT"/>
    </w:rPr>
  </w:style>
  <w:style w:type="character" w:customStyle="1" w:styleId="TextoCETCarcterCarcter">
    <w:name w:val="TextoCET Carácter Carácter"/>
    <w:link w:val="TextoCET"/>
    <w:rsid w:val="0073474D"/>
    <w:rPr>
      <w:sz w:val="24"/>
      <w:szCs w:val="24"/>
      <w:lang w:val="pt-PT" w:eastAsia="en-US" w:bidi="ar-SA"/>
    </w:rPr>
  </w:style>
  <w:style w:type="paragraph" w:customStyle="1" w:styleId="TitSubSubCapCET">
    <w:name w:val="TitSubSubCap_CET"/>
    <w:basedOn w:val="Normal"/>
    <w:qFormat/>
    <w:rsid w:val="00420288"/>
    <w:pPr>
      <w:keepNext/>
      <w:spacing w:before="360" w:after="60" w:line="360" w:lineRule="auto"/>
      <w:outlineLvl w:val="2"/>
    </w:pPr>
    <w:rPr>
      <w:b/>
      <w:bCs/>
      <w:sz w:val="28"/>
      <w:szCs w:val="28"/>
      <w:lang w:val="pt-PT"/>
    </w:rPr>
  </w:style>
  <w:style w:type="paragraph" w:customStyle="1" w:styleId="TitCapCETSemNum">
    <w:name w:val="TitCap_CET_Sem_Num"/>
    <w:basedOn w:val="Normal"/>
    <w:qFormat/>
    <w:rsid w:val="005A3FAA"/>
    <w:pPr>
      <w:keepNext/>
      <w:spacing w:before="840" w:after="240" w:line="360" w:lineRule="auto"/>
      <w:outlineLvl w:val="0"/>
    </w:pPr>
    <w:rPr>
      <w:b/>
      <w:bCs/>
      <w:kern w:val="32"/>
      <w:sz w:val="40"/>
      <w:szCs w:val="32"/>
      <w:lang w:val="pt-PT"/>
    </w:rPr>
  </w:style>
  <w:style w:type="character" w:customStyle="1" w:styleId="TitSubSubCapDissMIEECarcter">
    <w:name w:val="TitSubSubCap_DissMIEE Carácter"/>
    <w:rsid w:val="0017398B"/>
    <w:rPr>
      <w:rFonts w:ascii="Arial" w:hAnsi="Arial" w:cs="Arial"/>
      <w:b/>
      <w:bCs/>
      <w:sz w:val="28"/>
      <w:szCs w:val="28"/>
      <w:lang w:val="en-GB" w:eastAsia="en-US"/>
    </w:rPr>
  </w:style>
  <w:style w:type="paragraph" w:customStyle="1" w:styleId="TitSubCapCET">
    <w:name w:val="TitSubCap_CET"/>
    <w:basedOn w:val="Normal"/>
    <w:qFormat/>
    <w:rsid w:val="00BC5611"/>
    <w:pPr>
      <w:keepNext/>
      <w:tabs>
        <w:tab w:val="num" w:pos="1152"/>
      </w:tabs>
      <w:spacing w:before="600" w:after="120" w:line="360" w:lineRule="auto"/>
      <w:ind w:left="1152" w:hanging="432"/>
      <w:outlineLvl w:val="1"/>
    </w:pPr>
    <w:rPr>
      <w:b/>
      <w:bCs/>
      <w:iCs/>
      <w:sz w:val="30"/>
      <w:szCs w:val="30"/>
      <w:lang w:val="pt-PT"/>
    </w:rPr>
  </w:style>
  <w:style w:type="character" w:customStyle="1" w:styleId="TitCapDissMIEECarcter">
    <w:name w:val="TitCap_DissMIEE Carácter"/>
    <w:rsid w:val="0017398B"/>
    <w:rPr>
      <w:rFonts w:ascii="Arial" w:hAnsi="Arial" w:cs="Arial"/>
      <w:b/>
      <w:bCs/>
      <w:kern w:val="32"/>
      <w:sz w:val="32"/>
      <w:szCs w:val="32"/>
      <w:lang w:val="en-GB" w:eastAsia="en-US"/>
    </w:rPr>
  </w:style>
  <w:style w:type="character" w:customStyle="1" w:styleId="TitSubCapDissMIEECarcter">
    <w:name w:val="TitSubCap_DissMIEE Carácter"/>
    <w:rsid w:val="0017398B"/>
    <w:rPr>
      <w:rFonts w:ascii="Arial" w:hAnsi="Arial" w:cs="Arial"/>
      <w:b/>
      <w:bCs/>
      <w:i/>
      <w:iCs/>
      <w:sz w:val="30"/>
      <w:szCs w:val="30"/>
      <w:lang w:val="en-GB" w:eastAsia="en-US"/>
    </w:rPr>
  </w:style>
  <w:style w:type="paragraph" w:styleId="Cabealho">
    <w:name w:val="header"/>
    <w:basedOn w:val="Normal"/>
    <w:link w:val="CabealhoCarter"/>
    <w:uiPriority w:val="99"/>
    <w:unhideWhenUsed/>
    <w:rsid w:val="00704A6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link w:val="Cabealho"/>
    <w:uiPriority w:val="99"/>
    <w:rsid w:val="00704A69"/>
    <w:rPr>
      <w:sz w:val="24"/>
      <w:szCs w:val="24"/>
      <w:lang w:val="en-GB" w:eastAsia="en-US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AC720E"/>
    <w:rPr>
      <w:sz w:val="20"/>
      <w:szCs w:val="20"/>
    </w:rPr>
  </w:style>
  <w:style w:type="character" w:customStyle="1" w:styleId="TextodenotaderodapCarter">
    <w:name w:val="Texto de nota de rodapé Caráter"/>
    <w:link w:val="Textodenotaderodap"/>
    <w:uiPriority w:val="99"/>
    <w:semiHidden/>
    <w:rsid w:val="00AC720E"/>
    <w:rPr>
      <w:lang w:val="en-GB" w:eastAsia="en-US"/>
    </w:rPr>
  </w:style>
  <w:style w:type="character" w:styleId="Refdenotaderodap">
    <w:name w:val="footnote reference"/>
    <w:uiPriority w:val="99"/>
    <w:semiHidden/>
    <w:unhideWhenUsed/>
    <w:rsid w:val="00AC720E"/>
    <w:rPr>
      <w:vertAlign w:val="superscript"/>
    </w:rPr>
  </w:style>
  <w:style w:type="paragraph" w:customStyle="1" w:styleId="TabelaCET">
    <w:name w:val="TabelaCET"/>
    <w:basedOn w:val="Normal"/>
    <w:rsid w:val="0098562B"/>
    <w:pPr>
      <w:keepNext/>
      <w:spacing w:before="360" w:after="120"/>
      <w:contextualSpacing/>
      <w:jc w:val="center"/>
    </w:pPr>
    <w:rPr>
      <w:sz w:val="22"/>
    </w:rPr>
  </w:style>
  <w:style w:type="character" w:customStyle="1" w:styleId="gi">
    <w:name w:val="gi"/>
    <w:basedOn w:val="Tipodeletrapredefinidodopargrafo"/>
    <w:rsid w:val="009E3653"/>
  </w:style>
  <w:style w:type="paragraph" w:styleId="PargrafodaLista">
    <w:name w:val="List Paragraph"/>
    <w:basedOn w:val="Normal"/>
    <w:uiPriority w:val="1"/>
    <w:qFormat/>
    <w:rsid w:val="006906E1"/>
    <w:pPr>
      <w:ind w:left="708"/>
    </w:pPr>
  </w:style>
  <w:style w:type="paragraph" w:customStyle="1" w:styleId="Corpotexto">
    <w:name w:val="Corpo_texto"/>
    <w:basedOn w:val="TextoCET"/>
    <w:link w:val="CorpotextoCarcterCarcter"/>
    <w:qFormat/>
    <w:rsid w:val="00292674"/>
  </w:style>
  <w:style w:type="character" w:customStyle="1" w:styleId="CorpotextoCarcterCarcter">
    <w:name w:val="Corpo_texto Carácter Carácter"/>
    <w:basedOn w:val="TextoCETCarcterCarcter"/>
    <w:link w:val="Corpotexto"/>
    <w:rsid w:val="00292674"/>
    <w:rPr>
      <w:sz w:val="24"/>
      <w:szCs w:val="24"/>
      <w:lang w:val="pt-PT" w:eastAsia="en-US" w:bidi="ar-SA"/>
    </w:rPr>
  </w:style>
  <w:style w:type="character" w:styleId="nfase">
    <w:name w:val="Emphasis"/>
    <w:uiPriority w:val="20"/>
    <w:qFormat/>
    <w:rsid w:val="004821AB"/>
    <w:rPr>
      <w:rFonts w:cs="Times New Roman"/>
      <w:b/>
      <w:bCs/>
    </w:rPr>
  </w:style>
  <w:style w:type="character" w:styleId="Forte">
    <w:name w:val="Strong"/>
    <w:uiPriority w:val="22"/>
    <w:qFormat/>
    <w:rsid w:val="0024497E"/>
    <w:rPr>
      <w:b/>
      <w:bCs/>
    </w:rPr>
  </w:style>
  <w:style w:type="paragraph" w:customStyle="1" w:styleId="Default">
    <w:name w:val="Default"/>
    <w:rsid w:val="006D27A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Normal1">
    <w:name w:val="Normal1"/>
    <w:basedOn w:val="Tipodeletrapredefinidodopargrafo"/>
    <w:rsid w:val="00BB21B3"/>
  </w:style>
  <w:style w:type="character" w:customStyle="1" w:styleId="dateday">
    <w:name w:val="date_day"/>
    <w:basedOn w:val="Tipodeletrapredefinidodopargrafo"/>
    <w:rsid w:val="00DE66B7"/>
  </w:style>
  <w:style w:type="character" w:customStyle="1" w:styleId="datemonth">
    <w:name w:val="date_month"/>
    <w:basedOn w:val="Tipodeletrapredefinidodopargrafo"/>
    <w:rsid w:val="00DE66B7"/>
  </w:style>
  <w:style w:type="character" w:customStyle="1" w:styleId="dateyear">
    <w:name w:val="date_year"/>
    <w:basedOn w:val="Tipodeletrapredefinidodopargrafo"/>
    <w:rsid w:val="00DE66B7"/>
  </w:style>
  <w:style w:type="paragraph" w:styleId="ndiceremissivo1">
    <w:name w:val="index 1"/>
    <w:basedOn w:val="Normal"/>
    <w:next w:val="Normal"/>
    <w:autoRedefine/>
    <w:uiPriority w:val="99"/>
    <w:rsid w:val="00D7544E"/>
    <w:pPr>
      <w:widowControl w:val="0"/>
      <w:tabs>
        <w:tab w:val="right" w:leader="dot" w:pos="9062"/>
      </w:tabs>
      <w:spacing w:line="360" w:lineRule="auto"/>
    </w:pPr>
    <w:rPr>
      <w:i/>
      <w:noProof/>
      <w:lang w:val="pt-BR" w:eastAsia="pt-BR"/>
    </w:rPr>
  </w:style>
  <w:style w:type="character" w:customStyle="1" w:styleId="mw-headline">
    <w:name w:val="mw-headline"/>
    <w:basedOn w:val="Tipodeletrapredefinidodopargrafo"/>
    <w:rsid w:val="00BA0552"/>
  </w:style>
  <w:style w:type="character" w:styleId="Hiperligaovisitada">
    <w:name w:val="FollowedHyperlink"/>
    <w:rsid w:val="00552FB6"/>
    <w:rPr>
      <w:color w:val="800080"/>
      <w:u w:val="single"/>
    </w:rPr>
  </w:style>
  <w:style w:type="character" w:styleId="CitaoHTML">
    <w:name w:val="HTML Cite"/>
    <w:uiPriority w:val="99"/>
    <w:unhideWhenUsed/>
    <w:rsid w:val="00A54A50"/>
    <w:rPr>
      <w:i/>
      <w:iCs/>
    </w:rPr>
  </w:style>
  <w:style w:type="table" w:styleId="TabelacomGrelha">
    <w:name w:val="Table Grid"/>
    <w:aliases w:val="Tabela com grelha"/>
    <w:basedOn w:val="Tabelanormal"/>
    <w:uiPriority w:val="39"/>
    <w:rsid w:val="00865F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CET0">
    <w:name w:val="normalCET"/>
    <w:basedOn w:val="Normal"/>
    <w:rsid w:val="00111F62"/>
    <w:pPr>
      <w:spacing w:before="100" w:beforeAutospacing="1" w:after="100" w:afterAutospacing="1"/>
    </w:pPr>
    <w:rPr>
      <w:lang w:val="pt-PT" w:eastAsia="pt-PT"/>
    </w:rPr>
  </w:style>
  <w:style w:type="paragraph" w:styleId="ndicedeilustraes">
    <w:name w:val="table of figures"/>
    <w:basedOn w:val="Normal"/>
    <w:next w:val="Normal"/>
    <w:uiPriority w:val="99"/>
    <w:rsid w:val="000438F4"/>
  </w:style>
  <w:style w:type="paragraph" w:customStyle="1" w:styleId="EstiloTextoCETTahomaSublinhado">
    <w:name w:val="Estilo TextoCET + Tahoma Sublinhado"/>
    <w:basedOn w:val="TextoCET"/>
    <w:rsid w:val="000C7F3B"/>
    <w:rPr>
      <w:rFonts w:ascii="Tahoma" w:hAnsi="Tahoma"/>
      <w:u w:val="single"/>
    </w:rPr>
  </w:style>
  <w:style w:type="paragraph" w:styleId="Ttulo">
    <w:name w:val="Title"/>
    <w:basedOn w:val="Normal"/>
    <w:qFormat/>
    <w:rsid w:val="002F0C79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orpodetexto">
    <w:name w:val="Body Text"/>
    <w:basedOn w:val="Normal"/>
    <w:link w:val="CorpodetextoCarter"/>
    <w:uiPriority w:val="1"/>
    <w:qFormat/>
    <w:rsid w:val="002F0C79"/>
    <w:pPr>
      <w:spacing w:after="120"/>
    </w:pPr>
  </w:style>
  <w:style w:type="paragraph" w:styleId="Subttulo">
    <w:name w:val="Subtitle"/>
    <w:basedOn w:val="Normal"/>
    <w:qFormat/>
    <w:rsid w:val="002F0C79"/>
    <w:pPr>
      <w:spacing w:after="60"/>
      <w:jc w:val="center"/>
      <w:outlineLvl w:val="1"/>
    </w:pPr>
    <w:rPr>
      <w:rFonts w:ascii="Arial" w:hAnsi="Arial" w:cs="Arial"/>
    </w:rPr>
  </w:style>
  <w:style w:type="paragraph" w:styleId="Primeiroavanodecorpodetexto">
    <w:name w:val="Body Text First Indent"/>
    <w:basedOn w:val="Corpodetexto"/>
    <w:rsid w:val="002F0C79"/>
    <w:pPr>
      <w:ind w:firstLine="210"/>
    </w:pPr>
  </w:style>
  <w:style w:type="paragraph" w:styleId="Avanodecorpodetexto">
    <w:name w:val="Body Text Indent"/>
    <w:basedOn w:val="Normal"/>
    <w:rsid w:val="002F0C79"/>
    <w:pPr>
      <w:spacing w:after="120"/>
      <w:ind w:left="283"/>
    </w:pPr>
  </w:style>
  <w:style w:type="paragraph" w:styleId="Primeiroavanodecorpodetexto2">
    <w:name w:val="Body Text First Indent 2"/>
    <w:basedOn w:val="Avanodecorpodetexto"/>
    <w:rsid w:val="002F0C79"/>
    <w:pPr>
      <w:ind w:firstLine="210"/>
    </w:pPr>
  </w:style>
  <w:style w:type="paragraph" w:customStyle="1" w:styleId="Tabela">
    <w:name w:val="Tabela"/>
    <w:basedOn w:val="Legenda"/>
    <w:rsid w:val="005C1A0F"/>
  </w:style>
  <w:style w:type="paragraph" w:styleId="ndice4">
    <w:name w:val="toc 4"/>
    <w:basedOn w:val="Normal"/>
    <w:next w:val="Normal"/>
    <w:autoRedefine/>
    <w:semiHidden/>
    <w:rsid w:val="009B21E5"/>
    <w:pPr>
      <w:ind w:left="720"/>
    </w:pPr>
    <w:rPr>
      <w:szCs w:val="18"/>
    </w:rPr>
  </w:style>
  <w:style w:type="paragraph" w:styleId="ndice5">
    <w:name w:val="toc 5"/>
    <w:basedOn w:val="Normal"/>
    <w:next w:val="Normal"/>
    <w:autoRedefine/>
    <w:semiHidden/>
    <w:rsid w:val="009B21E5"/>
    <w:pPr>
      <w:ind w:left="960"/>
    </w:pPr>
    <w:rPr>
      <w:szCs w:val="18"/>
    </w:rPr>
  </w:style>
  <w:style w:type="paragraph" w:styleId="ndice6">
    <w:name w:val="toc 6"/>
    <w:basedOn w:val="Normal"/>
    <w:next w:val="Normal"/>
    <w:autoRedefine/>
    <w:semiHidden/>
    <w:rsid w:val="00313275"/>
    <w:pPr>
      <w:ind w:left="1200"/>
    </w:pPr>
    <w:rPr>
      <w:sz w:val="18"/>
      <w:szCs w:val="18"/>
    </w:rPr>
  </w:style>
  <w:style w:type="paragraph" w:styleId="ndice7">
    <w:name w:val="toc 7"/>
    <w:basedOn w:val="Normal"/>
    <w:next w:val="Normal"/>
    <w:autoRedefine/>
    <w:semiHidden/>
    <w:rsid w:val="00313275"/>
    <w:pPr>
      <w:ind w:left="1440"/>
    </w:pPr>
    <w:rPr>
      <w:sz w:val="18"/>
      <w:szCs w:val="18"/>
    </w:rPr>
  </w:style>
  <w:style w:type="paragraph" w:styleId="ndice8">
    <w:name w:val="toc 8"/>
    <w:basedOn w:val="Normal"/>
    <w:next w:val="Normal"/>
    <w:autoRedefine/>
    <w:semiHidden/>
    <w:rsid w:val="00313275"/>
    <w:pPr>
      <w:ind w:left="1680"/>
    </w:pPr>
    <w:rPr>
      <w:sz w:val="18"/>
      <w:szCs w:val="18"/>
    </w:rPr>
  </w:style>
  <w:style w:type="paragraph" w:styleId="ndice9">
    <w:name w:val="toc 9"/>
    <w:basedOn w:val="Normal"/>
    <w:next w:val="Normal"/>
    <w:autoRedefine/>
    <w:semiHidden/>
    <w:rsid w:val="00313275"/>
    <w:pPr>
      <w:ind w:left="1920"/>
    </w:pPr>
    <w:rPr>
      <w:sz w:val="18"/>
      <w:szCs w:val="18"/>
    </w:rPr>
  </w:style>
  <w:style w:type="paragraph" w:styleId="Textodebalo">
    <w:name w:val="Balloon Text"/>
    <w:basedOn w:val="Normal"/>
    <w:link w:val="TextodebaloCarter"/>
    <w:rsid w:val="009D1823"/>
    <w:rPr>
      <w:rFonts w:ascii="Tahoma" w:hAnsi="Tahoma"/>
      <w:sz w:val="16"/>
      <w:szCs w:val="16"/>
    </w:rPr>
  </w:style>
  <w:style w:type="character" w:customStyle="1" w:styleId="TextodebaloCarter">
    <w:name w:val="Texto de balão Caráter"/>
    <w:link w:val="Textodebalo"/>
    <w:rsid w:val="009D1823"/>
    <w:rPr>
      <w:rFonts w:ascii="Tahoma" w:hAnsi="Tahoma" w:cs="Tahoma"/>
      <w:sz w:val="16"/>
      <w:szCs w:val="16"/>
      <w:lang w:val="en-GB" w:eastAsia="en-US"/>
    </w:rPr>
  </w:style>
  <w:style w:type="paragraph" w:customStyle="1" w:styleId="ListaMarcas">
    <w:name w:val="Lista Marcas"/>
    <w:basedOn w:val="Normal"/>
    <w:rsid w:val="00F3549C"/>
    <w:pPr>
      <w:numPr>
        <w:numId w:val="2"/>
      </w:numPr>
      <w:spacing w:before="120" w:line="360" w:lineRule="auto"/>
      <w:jc w:val="both"/>
    </w:pPr>
    <w:rPr>
      <w:sz w:val="22"/>
      <w:szCs w:val="20"/>
      <w:lang w:eastAsia="pt-PT"/>
    </w:rPr>
  </w:style>
  <w:style w:type="character" w:customStyle="1" w:styleId="textexposedshow">
    <w:name w:val="text_exposed_show"/>
    <w:rsid w:val="001F0B74"/>
  </w:style>
  <w:style w:type="character" w:customStyle="1" w:styleId="Ttulo2Carter">
    <w:name w:val="Título 2 Caráter"/>
    <w:rsid w:val="003F39E5"/>
    <w:rPr>
      <w:rFonts w:ascii="Arial" w:eastAsia="Arial" w:hAnsi="Arial" w:cs="Arial"/>
      <w:color w:val="4F81BD"/>
      <w:sz w:val="22"/>
    </w:rPr>
  </w:style>
  <w:style w:type="character" w:customStyle="1" w:styleId="Ttulo1Carter">
    <w:name w:val="Título 1 Caráter"/>
    <w:uiPriority w:val="9"/>
    <w:rsid w:val="003F39E5"/>
    <w:rPr>
      <w:rFonts w:ascii="Arial" w:eastAsia="Arial" w:hAnsi="Arial" w:cs="Arial"/>
      <w:b/>
      <w:color w:val="000000"/>
      <w:sz w:val="32"/>
    </w:rPr>
  </w:style>
  <w:style w:type="character" w:customStyle="1" w:styleId="Ttulo3Carter">
    <w:name w:val="Título 3 Caráter"/>
    <w:rsid w:val="003F39E5"/>
    <w:rPr>
      <w:rFonts w:ascii="Arial" w:eastAsia="Arial" w:hAnsi="Arial" w:cs="Arial"/>
      <w:b/>
      <w:color w:val="000000"/>
      <w:sz w:val="22"/>
    </w:rPr>
  </w:style>
  <w:style w:type="character" w:customStyle="1" w:styleId="Ttulo4Carter">
    <w:name w:val="Título 4 Caráter"/>
    <w:link w:val="Ttulo4"/>
    <w:rsid w:val="003F39E5"/>
    <w:rPr>
      <w:b/>
      <w:bCs/>
      <w:sz w:val="28"/>
      <w:szCs w:val="28"/>
      <w:lang w:val="en-GB" w:eastAsia="en-US"/>
    </w:rPr>
  </w:style>
  <w:style w:type="character" w:styleId="MenoNoResolvida">
    <w:name w:val="Unresolved Mention"/>
    <w:uiPriority w:val="99"/>
    <w:semiHidden/>
    <w:unhideWhenUsed/>
    <w:rsid w:val="00A24E75"/>
    <w:rPr>
      <w:color w:val="605E5C"/>
      <w:shd w:val="clear" w:color="auto" w:fill="E1DFDD"/>
    </w:rPr>
  </w:style>
  <w:style w:type="character" w:customStyle="1" w:styleId="CorpodetextoCarter">
    <w:name w:val="Corpo de texto Caráter"/>
    <w:link w:val="Corpodetexto"/>
    <w:uiPriority w:val="1"/>
    <w:rsid w:val="009F7AAC"/>
    <w:rPr>
      <w:sz w:val="24"/>
      <w:szCs w:val="24"/>
      <w:lang w:val="en-GB" w:eastAsia="en-US"/>
    </w:rPr>
  </w:style>
  <w:style w:type="character" w:customStyle="1" w:styleId="RodapCarter">
    <w:name w:val="Rodapé Caráter"/>
    <w:uiPriority w:val="99"/>
    <w:rsid w:val="002E6872"/>
  </w:style>
  <w:style w:type="paragraph" w:styleId="Cabealhodondice">
    <w:name w:val="TOC Heading"/>
    <w:basedOn w:val="Ttulo1"/>
    <w:next w:val="Normal"/>
    <w:uiPriority w:val="39"/>
    <w:unhideWhenUsed/>
    <w:qFormat/>
    <w:rsid w:val="009B21E5"/>
    <w:pPr>
      <w:keepLines/>
      <w:numPr>
        <w:numId w:val="0"/>
      </w:numPr>
      <w:spacing w:before="240" w:after="0" w:line="259" w:lineRule="auto"/>
      <w:outlineLvl w:val="9"/>
    </w:pPr>
    <w:rPr>
      <w:rFonts w:ascii="Calibri Light" w:hAnsi="Calibri Light" w:cs="Times New Roman"/>
      <w:b w:val="0"/>
      <w:bCs w:val="0"/>
      <w:color w:val="2F5496"/>
      <w:kern w:val="0"/>
      <w:sz w:val="32"/>
      <w:lang w:eastAsia="pt-PT"/>
    </w:rPr>
  </w:style>
  <w:style w:type="paragraph" w:customStyle="1" w:styleId="Tabelas">
    <w:name w:val="Tabelas"/>
    <w:basedOn w:val="Legenda"/>
    <w:link w:val="TabelasCarter"/>
    <w:qFormat/>
    <w:rsid w:val="000438F4"/>
  </w:style>
  <w:style w:type="character" w:customStyle="1" w:styleId="tlid-translation">
    <w:name w:val="tlid-translation"/>
    <w:rsid w:val="0088045F"/>
  </w:style>
  <w:style w:type="character" w:customStyle="1" w:styleId="LegendaCarter">
    <w:name w:val="Legenda Caráter"/>
    <w:link w:val="Legenda"/>
    <w:rsid w:val="00514E13"/>
    <w:rPr>
      <w:bCs/>
      <w:sz w:val="22"/>
      <w:lang w:eastAsia="en-US"/>
    </w:rPr>
  </w:style>
  <w:style w:type="character" w:customStyle="1" w:styleId="TabelasCarter">
    <w:name w:val="Tabelas Caráter"/>
    <w:basedOn w:val="LegendaCarter"/>
    <w:link w:val="Tabelas"/>
    <w:rsid w:val="000438F4"/>
    <w:rPr>
      <w:bCs/>
      <w:sz w:val="22"/>
      <w:lang w:eastAsia="en-US"/>
    </w:rPr>
  </w:style>
  <w:style w:type="character" w:styleId="Refdecomentrio">
    <w:name w:val="annotation reference"/>
    <w:rsid w:val="00720325"/>
    <w:rPr>
      <w:sz w:val="16"/>
      <w:szCs w:val="16"/>
    </w:rPr>
  </w:style>
  <w:style w:type="paragraph" w:styleId="Textodecomentrio">
    <w:name w:val="annotation text"/>
    <w:basedOn w:val="Normal"/>
    <w:link w:val="TextodecomentrioCarter"/>
    <w:rsid w:val="00720325"/>
    <w:rPr>
      <w:sz w:val="20"/>
      <w:szCs w:val="20"/>
    </w:rPr>
  </w:style>
  <w:style w:type="character" w:customStyle="1" w:styleId="TextodecomentrioCarter">
    <w:name w:val="Texto de comentário Caráter"/>
    <w:link w:val="Textodecomentrio"/>
    <w:rsid w:val="00720325"/>
    <w:rPr>
      <w:lang w:val="en-GB" w:eastAsia="en-US"/>
    </w:rPr>
  </w:style>
  <w:style w:type="paragraph" w:styleId="Assuntodecomentrio">
    <w:name w:val="annotation subject"/>
    <w:basedOn w:val="Textodecomentrio"/>
    <w:next w:val="Textodecomentrio"/>
    <w:link w:val="AssuntodecomentrioCarter"/>
    <w:rsid w:val="00720325"/>
    <w:rPr>
      <w:b/>
      <w:bCs/>
    </w:rPr>
  </w:style>
  <w:style w:type="character" w:customStyle="1" w:styleId="AssuntodecomentrioCarter">
    <w:name w:val="Assunto de comentário Caráter"/>
    <w:link w:val="Assuntodecomentrio"/>
    <w:rsid w:val="00720325"/>
    <w:rPr>
      <w:b/>
      <w:bCs/>
      <w:lang w:val="en-GB" w:eastAsia="en-US"/>
    </w:rPr>
  </w:style>
  <w:style w:type="paragraph" w:customStyle="1" w:styleId="justificado">
    <w:name w:val="justificado"/>
    <w:basedOn w:val="Normal"/>
    <w:rsid w:val="0023370E"/>
    <w:pPr>
      <w:spacing w:before="100" w:beforeAutospacing="1" w:after="100" w:afterAutospacing="1"/>
    </w:pPr>
    <w:rPr>
      <w:lang w:val="pt-PT" w:eastAsia="pt-PT"/>
    </w:rPr>
  </w:style>
  <w:style w:type="paragraph" w:styleId="SemEspaamento">
    <w:name w:val="No Spacing"/>
    <w:link w:val="SemEspaamentoCarter"/>
    <w:uiPriority w:val="1"/>
    <w:qFormat/>
    <w:rsid w:val="001B251D"/>
    <w:rPr>
      <w:rFonts w:asciiTheme="minorHAnsi" w:eastAsiaTheme="minorEastAsia" w:hAnsiTheme="minorHAnsi" w:cstheme="minorBidi"/>
      <w:sz w:val="22"/>
      <w:szCs w:val="22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1B251D"/>
    <w:rPr>
      <w:rFonts w:asciiTheme="minorHAnsi" w:eastAsiaTheme="minorEastAsia" w:hAnsiTheme="minorHAnsi" w:cstheme="minorBidi"/>
      <w:sz w:val="22"/>
      <w:szCs w:val="22"/>
    </w:rPr>
  </w:style>
  <w:style w:type="paragraph" w:styleId="HTMLpr-formatado">
    <w:name w:val="HTML Preformatted"/>
    <w:basedOn w:val="Normal"/>
    <w:link w:val="HTMLpr-formatadoCarter"/>
    <w:uiPriority w:val="99"/>
    <w:unhideWhenUsed/>
    <w:rsid w:val="001831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pt-PT"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183105"/>
    <w:rPr>
      <w:rFonts w:ascii="Courier New" w:hAnsi="Courier New" w:cs="Courier New"/>
    </w:rPr>
  </w:style>
  <w:style w:type="character" w:styleId="TextodoMarcadordePosio">
    <w:name w:val="Placeholder Text"/>
    <w:basedOn w:val="Tipodeletrapredefinidodopargrafo"/>
    <w:uiPriority w:val="99"/>
    <w:semiHidden/>
    <w:rsid w:val="005F4C23"/>
    <w:rPr>
      <w:color w:val="808080"/>
    </w:rPr>
  </w:style>
  <w:style w:type="paragraph" w:styleId="Bibliografia0">
    <w:name w:val="Bibliography"/>
    <w:basedOn w:val="Normal"/>
    <w:next w:val="Normal"/>
    <w:uiPriority w:val="37"/>
    <w:unhideWhenUsed/>
    <w:rsid w:val="00A4168A"/>
  </w:style>
  <w:style w:type="character" w:styleId="Nmerodelinha">
    <w:name w:val="line number"/>
    <w:basedOn w:val="Tipodeletrapredefinidodopargrafo"/>
    <w:rsid w:val="00194C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8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6850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0339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68393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6370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2678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7825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0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77396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14676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45502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6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77819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1558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80678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24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8577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32417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337709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31649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56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2110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34990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8087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42660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11378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64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02318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03684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26831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0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86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2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80278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07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22290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84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1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6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9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38883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64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7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1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4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7587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24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0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4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7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5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2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2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0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5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15457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4656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34877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4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654105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5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902480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2576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7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7173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4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79902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12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2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5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755979">
          <w:marLeft w:val="72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28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5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secpt-my.sharepoint.com/personal/a21280686_isec_pt/Documents/Manual%20Utilizador.docx" TargetMode="External"/><Relationship Id="rId18" Type="http://schemas.openxmlformats.org/officeDocument/2006/relationships/hyperlink" Target="https://isecpt-my.sharepoint.com/personal/a21280686_isec_pt/Documents/Manual%20Utilizador.docx" TargetMode="External"/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yperlink" Target="https://isecpt-my.sharepoint.com/personal/a21280686_isec_pt/Documents/Manual%20Utilizador.docx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hyperlink" Target="https://isecpt-my.sharepoint.com/personal/a21280686_isec_pt/Documents/Manual%20Utilizador.docx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isecpt-my.sharepoint.com/personal/a21280686_isec_pt/Documents/Manual%20Utilizador.docx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isecpt-my.sharepoint.com/personal/a21280686_isec_pt/Documents/Manual%20Utilizador.docx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macfer\Desktop\ISEC\Mestrados\MIEE%20-%20Docs\Modelo_MIEE_07_09b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0"/>
</file>

<file path=customXml/itemProps1.xml><?xml version="1.0" encoding="utf-8"?>
<ds:datastoreItem xmlns:ds="http://schemas.openxmlformats.org/officeDocument/2006/customXml" ds:itemID="{923DE99B-10F4-4F66-A8DC-1AEAB947AC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Modelo_MIEE_07_09b.dot</Template>
  <TotalTime>1</TotalTime>
  <Pages>1</Pages>
  <Words>1044</Words>
  <Characters>5642</Characters>
  <Application>Microsoft Office Word</Application>
  <DocSecurity>0</DocSecurity>
  <Lines>47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MACSE</vt:lpstr>
      <vt:lpstr>MACSE</vt:lpstr>
    </vt:vector>
  </TitlesOfParts>
  <Company>TOSHIBA</Company>
  <LinksUpToDate>false</LinksUpToDate>
  <CharactersWithSpaces>6673</CharactersWithSpaces>
  <SharedDoc>false</SharedDoc>
  <HLinks>
    <vt:vector size="180" baseType="variant">
      <vt:variant>
        <vt:i4>1310774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_Toc124138089</vt:lpwstr>
      </vt:variant>
      <vt:variant>
        <vt:i4>1310774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_Toc124138088</vt:lpwstr>
      </vt:variant>
      <vt:variant>
        <vt:i4>1310774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_Toc124138087</vt:lpwstr>
      </vt:variant>
      <vt:variant>
        <vt:i4>1310774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_Toc124138086</vt:lpwstr>
      </vt:variant>
      <vt:variant>
        <vt:i4>8257627</vt:i4>
      </vt:variant>
      <vt:variant>
        <vt:i4>158</vt:i4>
      </vt:variant>
      <vt:variant>
        <vt:i4>0</vt:i4>
      </vt:variant>
      <vt:variant>
        <vt:i4>5</vt:i4>
      </vt:variant>
      <vt:variant>
        <vt:lpwstr>https://isecpt-my.sharepoint.com/personal/a21280686_isec_pt/Documents/Manual Utilizador.docx</vt:lpwstr>
      </vt:variant>
      <vt:variant>
        <vt:lpwstr>_Toc124138085</vt:lpwstr>
      </vt:variant>
      <vt:variant>
        <vt:i4>8257627</vt:i4>
      </vt:variant>
      <vt:variant>
        <vt:i4>152</vt:i4>
      </vt:variant>
      <vt:variant>
        <vt:i4>0</vt:i4>
      </vt:variant>
      <vt:variant>
        <vt:i4>5</vt:i4>
      </vt:variant>
      <vt:variant>
        <vt:lpwstr>https://isecpt-my.sharepoint.com/personal/a21280686_isec_pt/Documents/Manual Utilizador.docx</vt:lpwstr>
      </vt:variant>
      <vt:variant>
        <vt:lpwstr>_Toc124138084</vt:lpwstr>
      </vt:variant>
      <vt:variant>
        <vt:i4>1310774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_Toc124138083</vt:lpwstr>
      </vt:variant>
      <vt:variant>
        <vt:i4>1310774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_Toc124138082</vt:lpwstr>
      </vt:variant>
      <vt:variant>
        <vt:i4>1310774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_Toc124138081</vt:lpwstr>
      </vt:variant>
      <vt:variant>
        <vt:i4>1310774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_Toc124138080</vt:lpwstr>
      </vt:variant>
      <vt:variant>
        <vt:i4>1769526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_Toc124138079</vt:lpwstr>
      </vt:variant>
      <vt:variant>
        <vt:i4>7405659</vt:i4>
      </vt:variant>
      <vt:variant>
        <vt:i4>116</vt:i4>
      </vt:variant>
      <vt:variant>
        <vt:i4>0</vt:i4>
      </vt:variant>
      <vt:variant>
        <vt:i4>5</vt:i4>
      </vt:variant>
      <vt:variant>
        <vt:lpwstr>https://isecpt-my.sharepoint.com/personal/a21280686_isec_pt/Documents/Manual Utilizador.docx</vt:lpwstr>
      </vt:variant>
      <vt:variant>
        <vt:lpwstr>_Toc124138078</vt:lpwstr>
      </vt:variant>
      <vt:variant>
        <vt:i4>7405659</vt:i4>
      </vt:variant>
      <vt:variant>
        <vt:i4>110</vt:i4>
      </vt:variant>
      <vt:variant>
        <vt:i4>0</vt:i4>
      </vt:variant>
      <vt:variant>
        <vt:i4>5</vt:i4>
      </vt:variant>
      <vt:variant>
        <vt:lpwstr>https://isecpt-my.sharepoint.com/personal/a21280686_isec_pt/Documents/Manual Utilizador.docx</vt:lpwstr>
      </vt:variant>
      <vt:variant>
        <vt:lpwstr>_Toc124138077</vt:lpwstr>
      </vt:variant>
      <vt:variant>
        <vt:i4>1769526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_Toc124138076</vt:lpwstr>
      </vt:variant>
      <vt:variant>
        <vt:i4>1769526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_Toc124138075</vt:lpwstr>
      </vt:variant>
      <vt:variant>
        <vt:i4>7405659</vt:i4>
      </vt:variant>
      <vt:variant>
        <vt:i4>92</vt:i4>
      </vt:variant>
      <vt:variant>
        <vt:i4>0</vt:i4>
      </vt:variant>
      <vt:variant>
        <vt:i4>5</vt:i4>
      </vt:variant>
      <vt:variant>
        <vt:lpwstr>https://isecpt-my.sharepoint.com/personal/a21280686_isec_pt/Documents/Manual Utilizador.docx</vt:lpwstr>
      </vt:variant>
      <vt:variant>
        <vt:lpwstr>_Toc124138074</vt:lpwstr>
      </vt:variant>
      <vt:variant>
        <vt:i4>7405659</vt:i4>
      </vt:variant>
      <vt:variant>
        <vt:i4>86</vt:i4>
      </vt:variant>
      <vt:variant>
        <vt:i4>0</vt:i4>
      </vt:variant>
      <vt:variant>
        <vt:i4>5</vt:i4>
      </vt:variant>
      <vt:variant>
        <vt:lpwstr>https://isecpt-my.sharepoint.com/personal/a21280686_isec_pt/Documents/Manual Utilizador.docx</vt:lpwstr>
      </vt:variant>
      <vt:variant>
        <vt:lpwstr>_Toc124138073</vt:lpwstr>
      </vt:variant>
      <vt:variant>
        <vt:i4>1769526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_Toc124138072</vt:lpwstr>
      </vt:variant>
      <vt:variant>
        <vt:i4>1769526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_Toc124138071</vt:lpwstr>
      </vt:variant>
      <vt:variant>
        <vt:i4>1769526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_Toc124138070</vt:lpwstr>
      </vt:variant>
      <vt:variant>
        <vt:i4>1703990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_Toc124138069</vt:lpwstr>
      </vt:variant>
      <vt:variant>
        <vt:i4>1703990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_Toc124138068</vt:lpwstr>
      </vt:variant>
      <vt:variant>
        <vt:i4>1703990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_Toc124138067</vt:lpwstr>
      </vt:variant>
      <vt:variant>
        <vt:i4>1703990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_Toc124138066</vt:lpwstr>
      </vt:variant>
      <vt:variant>
        <vt:i4>1703990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_Toc124138065</vt:lpwstr>
      </vt:variant>
      <vt:variant>
        <vt:i4>1703990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_Toc124138064</vt:lpwstr>
      </vt:variant>
      <vt:variant>
        <vt:i4>1703990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_Toc124138063</vt:lpwstr>
      </vt:variant>
      <vt:variant>
        <vt:i4>1703990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_Toc124138062</vt:lpwstr>
      </vt:variant>
      <vt:variant>
        <vt:i4>1703990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_Toc124138061</vt:lpwstr>
      </vt:variant>
      <vt:variant>
        <vt:i4>1703990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_Toc124138060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MACSE</dc:title>
  <dc:subject/>
  <dc:creator>CCM - MACSE</dc:creator>
  <cp:keywords/>
  <dc:description/>
  <cp:lastModifiedBy>Pedro Jorge Fernandes Morais</cp:lastModifiedBy>
  <cp:revision>5</cp:revision>
  <cp:lastPrinted>2023-01-09T06:29:00Z</cp:lastPrinted>
  <dcterms:created xsi:type="dcterms:W3CDTF">2023-01-09T06:28:00Z</dcterms:created>
  <dcterms:modified xsi:type="dcterms:W3CDTF">2023-01-09T06:29:00Z</dcterms:modified>
</cp:coreProperties>
</file>